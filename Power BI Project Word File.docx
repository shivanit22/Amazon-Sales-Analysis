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4" w14:textId="27D660BC" w:rsidR="000C6BF3" w:rsidRDefault="00C2219A" w:rsidP="003442FE">
      <w:pPr>
        <w:spacing w:after="200"/>
        <w:jc w:val="center"/>
        <w:rPr>
          <w:b/>
          <w:sz w:val="36"/>
          <w:szCs w:val="36"/>
        </w:rPr>
      </w:pPr>
      <w:r w:rsidRPr="003442FE">
        <w:rPr>
          <w:color w:val="4F81BD"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Objective Questions</w:t>
      </w:r>
    </w:p>
    <w:p w14:paraId="00000005" w14:textId="77777777" w:rsidR="000C6BF3" w:rsidRPr="003442FE" w:rsidRDefault="00C2219A" w:rsidP="00A36649">
      <w:pPr>
        <w:widowControl w:val="0"/>
        <w:numPr>
          <w:ilvl w:val="0"/>
          <w:numId w:val="1"/>
        </w:numPr>
        <w:spacing w:before="200" w:line="240" w:lineRule="auto"/>
        <w:rPr>
          <w:color w:val="1F497D" w:themeColor="text2"/>
          <w:sz w:val="24"/>
          <w:szCs w:val="24"/>
        </w:rPr>
      </w:pPr>
      <w:r w:rsidRPr="003442FE">
        <w:rPr>
          <w:color w:val="1F497D" w:themeColor="text2"/>
          <w:sz w:val="24"/>
          <w:szCs w:val="24"/>
        </w:rPr>
        <w:t>What is the total number of attributes in the customer table?</w:t>
      </w:r>
    </w:p>
    <w:p w14:paraId="57CF2613" w14:textId="73638BB0" w:rsidR="00D76F4F" w:rsidRPr="00D76F4F" w:rsidRDefault="00D76F4F" w:rsidP="002853E4">
      <w:pPr>
        <w:widowControl w:val="0"/>
        <w:spacing w:before="200" w:line="240" w:lineRule="auto"/>
        <w:ind w:left="720"/>
        <w:rPr>
          <w:sz w:val="24"/>
          <w:szCs w:val="24"/>
          <w:lang w:val="en-IN"/>
        </w:rPr>
      </w:pPr>
      <w:r w:rsidRPr="00D76F4F">
        <w:rPr>
          <w:sz w:val="24"/>
          <w:szCs w:val="24"/>
          <w:lang w:val="en-IN"/>
        </w:rPr>
        <w:t>The Customer Table includes</w:t>
      </w:r>
      <w:r w:rsidR="000A4569">
        <w:rPr>
          <w:sz w:val="24"/>
          <w:szCs w:val="24"/>
          <w:lang w:val="en-IN"/>
        </w:rPr>
        <w:t xml:space="preserve"> </w:t>
      </w:r>
      <w:r w:rsidR="00782EEA">
        <w:rPr>
          <w:sz w:val="24"/>
          <w:szCs w:val="24"/>
          <w:lang w:val="en-IN"/>
        </w:rPr>
        <w:t>3</w:t>
      </w:r>
      <w:r w:rsidR="00782EEA" w:rsidRPr="00D76F4F">
        <w:rPr>
          <w:sz w:val="24"/>
          <w:szCs w:val="24"/>
          <w:lang w:val="en-IN"/>
        </w:rPr>
        <w:t xml:space="preserve"> following</w:t>
      </w:r>
      <w:r w:rsidRPr="00D76F4F">
        <w:rPr>
          <w:sz w:val="24"/>
          <w:szCs w:val="24"/>
          <w:lang w:val="en-IN"/>
        </w:rPr>
        <w:t xml:space="preserve"> attributes:</w:t>
      </w:r>
    </w:p>
    <w:p w14:paraId="079F451D" w14:textId="77777777" w:rsidR="000A4569" w:rsidRPr="000A4569" w:rsidRDefault="000A4569" w:rsidP="00A36649">
      <w:pPr>
        <w:widowControl w:val="0"/>
        <w:numPr>
          <w:ilvl w:val="0"/>
          <w:numId w:val="3"/>
        </w:numPr>
        <w:spacing w:before="200" w:line="240" w:lineRule="auto"/>
        <w:rPr>
          <w:b/>
          <w:bCs/>
          <w:sz w:val="24"/>
          <w:szCs w:val="24"/>
          <w:lang w:val="en-IN"/>
        </w:rPr>
      </w:pPr>
      <w:r w:rsidRPr="000A4569">
        <w:rPr>
          <w:b/>
          <w:bCs/>
          <w:sz w:val="24"/>
          <w:szCs w:val="24"/>
          <w:lang w:val="en-IN"/>
        </w:rPr>
        <w:t xml:space="preserve">CustomerID: </w:t>
      </w:r>
      <w:r w:rsidRPr="000A4569">
        <w:rPr>
          <w:sz w:val="24"/>
          <w:szCs w:val="24"/>
          <w:lang w:val="en-IN"/>
        </w:rPr>
        <w:t>A unique identifier for each customer.</w:t>
      </w:r>
    </w:p>
    <w:p w14:paraId="042B2050" w14:textId="77777777" w:rsidR="000A4569" w:rsidRPr="000A4569" w:rsidRDefault="000A4569" w:rsidP="00A36649">
      <w:pPr>
        <w:widowControl w:val="0"/>
        <w:numPr>
          <w:ilvl w:val="0"/>
          <w:numId w:val="3"/>
        </w:numPr>
        <w:spacing w:before="200" w:line="240" w:lineRule="auto"/>
        <w:rPr>
          <w:b/>
          <w:bCs/>
          <w:sz w:val="24"/>
          <w:szCs w:val="24"/>
          <w:lang w:val="en-IN"/>
        </w:rPr>
      </w:pPr>
      <w:r w:rsidRPr="000A4569">
        <w:rPr>
          <w:b/>
          <w:bCs/>
          <w:sz w:val="24"/>
          <w:szCs w:val="24"/>
          <w:lang w:val="en-IN"/>
        </w:rPr>
        <w:t>Customer Age:</w:t>
      </w:r>
      <w:r w:rsidRPr="000A4569">
        <w:rPr>
          <w:sz w:val="24"/>
          <w:szCs w:val="24"/>
          <w:lang w:val="en-IN"/>
        </w:rPr>
        <w:t xml:space="preserve"> The age of the customer.</w:t>
      </w:r>
    </w:p>
    <w:p w14:paraId="05834813" w14:textId="77777777" w:rsidR="000A4569" w:rsidRPr="000A4569" w:rsidRDefault="000A4569" w:rsidP="00A36649">
      <w:pPr>
        <w:widowControl w:val="0"/>
        <w:numPr>
          <w:ilvl w:val="0"/>
          <w:numId w:val="3"/>
        </w:numPr>
        <w:spacing w:before="200" w:line="240" w:lineRule="auto"/>
        <w:rPr>
          <w:b/>
          <w:bCs/>
          <w:sz w:val="24"/>
          <w:szCs w:val="24"/>
          <w:lang w:val="en-IN"/>
        </w:rPr>
      </w:pPr>
      <w:r w:rsidRPr="000A4569">
        <w:rPr>
          <w:b/>
          <w:bCs/>
          <w:sz w:val="24"/>
          <w:szCs w:val="24"/>
          <w:lang w:val="en-IN"/>
        </w:rPr>
        <w:t>Customer Gender:</w:t>
      </w:r>
      <w:r w:rsidRPr="000A4569">
        <w:rPr>
          <w:sz w:val="24"/>
          <w:szCs w:val="24"/>
          <w:lang w:val="en-IN"/>
        </w:rPr>
        <w:t xml:space="preserve"> The gender of the customer (M for male, F for female).</w:t>
      </w:r>
    </w:p>
    <w:p w14:paraId="30D60715" w14:textId="77777777" w:rsidR="002D1D82" w:rsidRDefault="002D1D82" w:rsidP="00D76F4F">
      <w:pPr>
        <w:widowControl w:val="0"/>
        <w:spacing w:before="200" w:line="240" w:lineRule="auto"/>
        <w:ind w:left="720"/>
        <w:rPr>
          <w:sz w:val="24"/>
          <w:szCs w:val="24"/>
        </w:rPr>
      </w:pPr>
    </w:p>
    <w:p w14:paraId="3E0CF6E3" w14:textId="001B8B03" w:rsidR="00D013E8" w:rsidRPr="00BD5D2F" w:rsidRDefault="00C2219A" w:rsidP="00A36649">
      <w:pPr>
        <w:widowControl w:val="0"/>
        <w:numPr>
          <w:ilvl w:val="0"/>
          <w:numId w:val="1"/>
        </w:numPr>
        <w:spacing w:before="200" w:line="240" w:lineRule="auto"/>
        <w:rPr>
          <w:color w:val="1F497D" w:themeColor="text2"/>
          <w:sz w:val="24"/>
          <w:szCs w:val="24"/>
        </w:rPr>
      </w:pPr>
      <w:r w:rsidRPr="003442FE">
        <w:rPr>
          <w:color w:val="1F497D" w:themeColor="text2"/>
          <w:sz w:val="24"/>
          <w:szCs w:val="24"/>
        </w:rPr>
        <w:t>How will you get the “Customer’s” ages in the “Order” tables according to customer IDs?</w:t>
      </w:r>
    </w:p>
    <w:p w14:paraId="5289790C" w14:textId="7AE63B37" w:rsidR="00A978FE" w:rsidRPr="00AE2435" w:rsidRDefault="00BD5D2F" w:rsidP="00A36649">
      <w:pPr>
        <w:pStyle w:val="ListParagraph"/>
        <w:widowControl w:val="0"/>
        <w:numPr>
          <w:ilvl w:val="0"/>
          <w:numId w:val="4"/>
        </w:numPr>
        <w:spacing w:before="200" w:line="240" w:lineRule="auto"/>
        <w:rPr>
          <w:sz w:val="24"/>
          <w:szCs w:val="24"/>
          <w:lang w:val="en-IN"/>
        </w:rPr>
      </w:pPr>
      <w:r>
        <w:rPr>
          <w:sz w:val="24"/>
          <w:szCs w:val="24"/>
        </w:rPr>
        <w:t xml:space="preserve">In the </w:t>
      </w:r>
      <w:r w:rsidR="003345F0">
        <w:rPr>
          <w:sz w:val="24"/>
          <w:szCs w:val="24"/>
        </w:rPr>
        <w:t xml:space="preserve">Data View </w:t>
      </w:r>
      <w:r w:rsidR="003E5731" w:rsidRPr="00AE2435">
        <w:rPr>
          <w:sz w:val="24"/>
          <w:szCs w:val="24"/>
        </w:rPr>
        <w:t>Clicked on the Order Table in the right-side of Fields panel.</w:t>
      </w:r>
    </w:p>
    <w:p w14:paraId="4CD7CB8A" w14:textId="77777777" w:rsidR="005B7379" w:rsidRPr="005B7379" w:rsidRDefault="005B7379" w:rsidP="00A36649">
      <w:pPr>
        <w:pStyle w:val="ListParagraph"/>
        <w:numPr>
          <w:ilvl w:val="0"/>
          <w:numId w:val="4"/>
        </w:numPr>
        <w:spacing w:after="160"/>
        <w:rPr>
          <w:sz w:val="24"/>
          <w:szCs w:val="24"/>
        </w:rPr>
      </w:pPr>
      <w:r w:rsidRPr="005B7379">
        <w:rPr>
          <w:sz w:val="24"/>
          <w:szCs w:val="24"/>
        </w:rPr>
        <w:t xml:space="preserve">Click on Modeling in the top menu and then select </w:t>
      </w:r>
      <w:proofErr w:type="gramStart"/>
      <w:r w:rsidRPr="005B7379">
        <w:rPr>
          <w:sz w:val="24"/>
          <w:szCs w:val="24"/>
        </w:rPr>
        <w:t>New</w:t>
      </w:r>
      <w:proofErr w:type="gramEnd"/>
      <w:r w:rsidRPr="005B7379">
        <w:rPr>
          <w:sz w:val="24"/>
          <w:szCs w:val="24"/>
        </w:rPr>
        <w:t xml:space="preserve"> column.</w:t>
      </w:r>
    </w:p>
    <w:p w14:paraId="391C0326" w14:textId="7171DFDD" w:rsidR="00C53E61" w:rsidRPr="00C53E61" w:rsidRDefault="00C53E61" w:rsidP="00A36649">
      <w:pPr>
        <w:pStyle w:val="ListParagraph"/>
        <w:widowControl w:val="0"/>
        <w:numPr>
          <w:ilvl w:val="0"/>
          <w:numId w:val="4"/>
        </w:numPr>
        <w:spacing w:before="200" w:line="240" w:lineRule="auto"/>
        <w:rPr>
          <w:sz w:val="24"/>
          <w:szCs w:val="24"/>
          <w:lang w:val="en-IN"/>
        </w:rPr>
      </w:pPr>
      <w:r w:rsidRPr="00C53E61">
        <w:rPr>
          <w:sz w:val="24"/>
          <w:szCs w:val="24"/>
        </w:rPr>
        <w:t>Enter the following formula:</w:t>
      </w:r>
    </w:p>
    <w:p w14:paraId="1F41BB55" w14:textId="5D3443DB" w:rsidR="003E5731" w:rsidRPr="00AE2435" w:rsidRDefault="000361DD" w:rsidP="00C53E61">
      <w:pPr>
        <w:pStyle w:val="ListParagraph"/>
        <w:widowControl w:val="0"/>
        <w:spacing w:before="200" w:line="240" w:lineRule="auto"/>
        <w:ind w:left="1512"/>
        <w:rPr>
          <w:sz w:val="24"/>
          <w:szCs w:val="24"/>
          <w:lang w:val="en-IN"/>
        </w:rPr>
      </w:pPr>
      <w:proofErr w:type="spellStart"/>
      <w:r w:rsidRPr="00722D84">
        <w:rPr>
          <w:sz w:val="24"/>
          <w:szCs w:val="24"/>
          <w:highlight w:val="cyan"/>
        </w:rPr>
        <w:t>CustomerAge</w:t>
      </w:r>
      <w:proofErr w:type="spellEnd"/>
      <w:r w:rsidRPr="00722D84">
        <w:rPr>
          <w:sz w:val="24"/>
          <w:szCs w:val="24"/>
          <w:highlight w:val="cyan"/>
        </w:rPr>
        <w:t xml:space="preserve"> = </w:t>
      </w:r>
      <w:proofErr w:type="gramStart"/>
      <w:r w:rsidRPr="00722D84">
        <w:rPr>
          <w:sz w:val="24"/>
          <w:szCs w:val="24"/>
          <w:highlight w:val="cyan"/>
        </w:rPr>
        <w:t>RELATED(</w:t>
      </w:r>
      <w:proofErr w:type="gramEnd"/>
      <w:r w:rsidRPr="00722D84">
        <w:rPr>
          <w:sz w:val="24"/>
          <w:szCs w:val="24"/>
          <w:highlight w:val="cyan"/>
        </w:rPr>
        <w:t>Customers[Customer Age])</w:t>
      </w:r>
    </w:p>
    <w:p w14:paraId="16BEFDB4" w14:textId="34994906" w:rsidR="00EF08A2" w:rsidRPr="00247461" w:rsidRDefault="00F81F63" w:rsidP="00A36649">
      <w:pPr>
        <w:pStyle w:val="ListParagraph"/>
        <w:widowControl w:val="0"/>
        <w:numPr>
          <w:ilvl w:val="0"/>
          <w:numId w:val="4"/>
        </w:numPr>
        <w:spacing w:before="200"/>
        <w:rPr>
          <w:sz w:val="24"/>
          <w:szCs w:val="24"/>
          <w:lang w:val="en-IN"/>
        </w:rPr>
      </w:pPr>
      <w:r w:rsidRPr="00AE2435">
        <w:rPr>
          <w:sz w:val="24"/>
          <w:szCs w:val="24"/>
        </w:rPr>
        <w:t xml:space="preserve">After pressing </w:t>
      </w:r>
      <w:r w:rsidR="00AE2435" w:rsidRPr="00AE2435">
        <w:rPr>
          <w:sz w:val="24"/>
          <w:szCs w:val="24"/>
        </w:rPr>
        <w:t>Enter,</w:t>
      </w:r>
      <w:r w:rsidRPr="00AE2435">
        <w:rPr>
          <w:lang w:val="en-IN"/>
        </w:rPr>
        <w:t xml:space="preserve"> </w:t>
      </w:r>
      <w:r w:rsidRPr="00AE2435">
        <w:rPr>
          <w:sz w:val="24"/>
          <w:szCs w:val="24"/>
          <w:lang w:val="en-IN"/>
        </w:rPr>
        <w:t>a new column CustomerAge</w:t>
      </w:r>
      <w:r w:rsidR="00E3339A">
        <w:rPr>
          <w:sz w:val="24"/>
          <w:szCs w:val="24"/>
          <w:lang w:val="en-IN"/>
        </w:rPr>
        <w:t xml:space="preserve"> </w:t>
      </w:r>
      <w:r w:rsidRPr="00AE2435">
        <w:rPr>
          <w:sz w:val="24"/>
          <w:szCs w:val="24"/>
          <w:lang w:val="en-IN"/>
        </w:rPr>
        <w:t>appear</w:t>
      </w:r>
      <w:r w:rsidR="00E3339A">
        <w:rPr>
          <w:sz w:val="24"/>
          <w:szCs w:val="24"/>
          <w:lang w:val="en-IN"/>
        </w:rPr>
        <w:t xml:space="preserve">ed </w:t>
      </w:r>
      <w:r w:rsidRPr="00AE2435">
        <w:rPr>
          <w:sz w:val="24"/>
          <w:szCs w:val="24"/>
          <w:lang w:val="en-IN"/>
        </w:rPr>
        <w:t>in the Order Table.</w:t>
      </w:r>
    </w:p>
    <w:p w14:paraId="67826CE9" w14:textId="014CB4BD" w:rsidR="0049209F" w:rsidRDefault="00C2219A" w:rsidP="00A36649">
      <w:pPr>
        <w:widowControl w:val="0"/>
        <w:numPr>
          <w:ilvl w:val="0"/>
          <w:numId w:val="1"/>
        </w:numPr>
        <w:spacing w:before="200" w:line="240" w:lineRule="auto"/>
        <w:rPr>
          <w:color w:val="1F497D" w:themeColor="text2"/>
          <w:sz w:val="24"/>
          <w:szCs w:val="24"/>
        </w:rPr>
      </w:pPr>
      <w:r w:rsidRPr="003442FE">
        <w:rPr>
          <w:color w:val="1F497D" w:themeColor="text2"/>
          <w:sz w:val="24"/>
          <w:szCs w:val="24"/>
        </w:rPr>
        <w:t xml:space="preserve">In </w:t>
      </w:r>
      <w:proofErr w:type="spellStart"/>
      <w:r w:rsidRPr="003442FE">
        <w:rPr>
          <w:color w:val="1F497D" w:themeColor="text2"/>
          <w:sz w:val="24"/>
          <w:szCs w:val="24"/>
        </w:rPr>
        <w:t>analyzing</w:t>
      </w:r>
      <w:proofErr w:type="spellEnd"/>
      <w:r w:rsidRPr="003442FE">
        <w:rPr>
          <w:color w:val="1F497D" w:themeColor="text2"/>
          <w:sz w:val="24"/>
          <w:szCs w:val="24"/>
        </w:rPr>
        <w:t xml:space="preserve"> the dataset with Power BI, ensure data cleaning to address inconsistencies and missing values before further analysis.</w:t>
      </w:r>
    </w:p>
    <w:p w14:paraId="471D8D29" w14:textId="77777777" w:rsidR="00CC6DC4" w:rsidRPr="00CC6DC4" w:rsidRDefault="00CC6DC4" w:rsidP="00CC6DC4">
      <w:pPr>
        <w:widowControl w:val="0"/>
        <w:spacing w:before="200" w:line="240" w:lineRule="auto"/>
        <w:ind w:left="720"/>
        <w:rPr>
          <w:sz w:val="24"/>
          <w:szCs w:val="24"/>
          <w:lang w:val="en-IN"/>
        </w:rPr>
      </w:pPr>
      <w:r w:rsidRPr="00CC6DC4">
        <w:rPr>
          <w:sz w:val="24"/>
          <w:szCs w:val="24"/>
          <w:lang w:val="en-IN"/>
        </w:rPr>
        <w:t>In Power BI, we use Power Query Editor to:</w:t>
      </w:r>
    </w:p>
    <w:p w14:paraId="53BD3B7B" w14:textId="77777777" w:rsidR="00CC6DC4" w:rsidRPr="00DA6257" w:rsidRDefault="00CC6DC4" w:rsidP="00A36649">
      <w:pPr>
        <w:pStyle w:val="ListParagraph"/>
        <w:widowControl w:val="0"/>
        <w:numPr>
          <w:ilvl w:val="0"/>
          <w:numId w:val="4"/>
        </w:numPr>
        <w:spacing w:before="200" w:line="240" w:lineRule="auto"/>
        <w:rPr>
          <w:sz w:val="24"/>
          <w:szCs w:val="24"/>
          <w:lang w:val="en-IN"/>
        </w:rPr>
      </w:pPr>
      <w:r w:rsidRPr="00DA6257">
        <w:rPr>
          <w:sz w:val="24"/>
          <w:szCs w:val="24"/>
          <w:lang w:val="en-IN"/>
        </w:rPr>
        <w:t>Removing duplicates.</w:t>
      </w:r>
    </w:p>
    <w:p w14:paraId="1D9FB281" w14:textId="77777777" w:rsidR="00CC6DC4" w:rsidRPr="00DA6257" w:rsidRDefault="00CC6DC4" w:rsidP="00A36649">
      <w:pPr>
        <w:pStyle w:val="ListParagraph"/>
        <w:widowControl w:val="0"/>
        <w:numPr>
          <w:ilvl w:val="0"/>
          <w:numId w:val="4"/>
        </w:numPr>
        <w:spacing w:before="200" w:line="240" w:lineRule="auto"/>
        <w:rPr>
          <w:sz w:val="24"/>
          <w:szCs w:val="24"/>
          <w:lang w:val="en-IN"/>
        </w:rPr>
      </w:pPr>
      <w:r w:rsidRPr="00DA6257">
        <w:rPr>
          <w:sz w:val="24"/>
          <w:szCs w:val="24"/>
          <w:lang w:val="en-IN"/>
        </w:rPr>
        <w:t>Handling blank rows by removing it.</w:t>
      </w:r>
    </w:p>
    <w:p w14:paraId="128FCA05" w14:textId="77777777" w:rsidR="00CC6DC4" w:rsidRPr="00DA6257" w:rsidRDefault="00CC6DC4" w:rsidP="00A36649">
      <w:pPr>
        <w:pStyle w:val="ListParagraph"/>
        <w:widowControl w:val="0"/>
        <w:numPr>
          <w:ilvl w:val="0"/>
          <w:numId w:val="4"/>
        </w:numPr>
        <w:spacing w:before="200" w:line="240" w:lineRule="auto"/>
        <w:rPr>
          <w:sz w:val="24"/>
          <w:szCs w:val="24"/>
          <w:lang w:val="en-IN"/>
        </w:rPr>
      </w:pPr>
      <w:r w:rsidRPr="00DA6257">
        <w:rPr>
          <w:sz w:val="24"/>
          <w:szCs w:val="24"/>
          <w:lang w:val="en-IN"/>
        </w:rPr>
        <w:t>Ensuring data types are correct.</w:t>
      </w:r>
    </w:p>
    <w:p w14:paraId="7FDE2AB3" w14:textId="6C953C52" w:rsidR="00247461" w:rsidRPr="002C0F2E" w:rsidRDefault="00CC6DC4" w:rsidP="00A36649">
      <w:pPr>
        <w:pStyle w:val="ListParagraph"/>
        <w:widowControl w:val="0"/>
        <w:numPr>
          <w:ilvl w:val="0"/>
          <w:numId w:val="4"/>
        </w:numPr>
        <w:spacing w:before="200" w:line="240" w:lineRule="auto"/>
        <w:rPr>
          <w:sz w:val="24"/>
          <w:szCs w:val="24"/>
          <w:lang w:val="en-IN"/>
        </w:rPr>
      </w:pPr>
      <w:r w:rsidRPr="002C0F2E">
        <w:rPr>
          <w:sz w:val="24"/>
          <w:szCs w:val="24"/>
          <w:lang w:val="en-IN"/>
        </w:rPr>
        <w:t>Removing extra blank columns.</w:t>
      </w:r>
    </w:p>
    <w:p w14:paraId="00000008" w14:textId="77777777" w:rsidR="000C6BF3" w:rsidRDefault="00C2219A" w:rsidP="00A36649">
      <w:pPr>
        <w:widowControl w:val="0"/>
        <w:numPr>
          <w:ilvl w:val="0"/>
          <w:numId w:val="1"/>
        </w:numPr>
        <w:spacing w:before="200" w:line="240" w:lineRule="auto"/>
        <w:rPr>
          <w:sz w:val="24"/>
          <w:szCs w:val="24"/>
        </w:rPr>
      </w:pPr>
      <w:r w:rsidRPr="003442FE">
        <w:rPr>
          <w:color w:val="1F497D" w:themeColor="text2"/>
          <w:sz w:val="24"/>
          <w:szCs w:val="24"/>
        </w:rPr>
        <w:t>How can we calculate the total revenue generated by all the sales?</w:t>
      </w:r>
    </w:p>
    <w:p w14:paraId="61D4950D" w14:textId="7B4F2738" w:rsidR="009655B4" w:rsidRPr="009655B4" w:rsidRDefault="009655B4" w:rsidP="009655B4">
      <w:pPr>
        <w:widowControl w:val="0"/>
        <w:spacing w:before="200" w:line="240" w:lineRule="auto"/>
        <w:ind w:left="720"/>
        <w:rPr>
          <w:sz w:val="24"/>
          <w:szCs w:val="24"/>
          <w:lang w:val="en-IN"/>
        </w:rPr>
      </w:pPr>
      <w:r>
        <w:rPr>
          <w:sz w:val="24"/>
          <w:szCs w:val="24"/>
          <w:lang w:val="en-IN"/>
        </w:rPr>
        <w:t>I have created</w:t>
      </w:r>
      <w:r w:rsidRPr="009655B4">
        <w:rPr>
          <w:sz w:val="24"/>
          <w:szCs w:val="24"/>
          <w:lang w:val="en-IN"/>
        </w:rPr>
        <w:t xml:space="preserve"> a Measure for Total Revenue</w:t>
      </w:r>
      <w:r w:rsidR="001A01A3">
        <w:rPr>
          <w:sz w:val="24"/>
          <w:szCs w:val="24"/>
          <w:lang w:val="en-IN"/>
        </w:rPr>
        <w:t xml:space="preserve"> by following steps:</w:t>
      </w:r>
    </w:p>
    <w:p w14:paraId="3367064B" w14:textId="4AEF2B33" w:rsidR="009655B4" w:rsidRPr="009655B4" w:rsidRDefault="009655B4" w:rsidP="00A36649">
      <w:pPr>
        <w:widowControl w:val="0"/>
        <w:numPr>
          <w:ilvl w:val="0"/>
          <w:numId w:val="5"/>
        </w:numPr>
        <w:spacing w:before="200" w:line="240" w:lineRule="auto"/>
        <w:rPr>
          <w:sz w:val="24"/>
          <w:szCs w:val="24"/>
          <w:lang w:val="en-IN"/>
        </w:rPr>
      </w:pPr>
      <w:r w:rsidRPr="009655B4">
        <w:rPr>
          <w:b/>
          <w:bCs/>
          <w:sz w:val="24"/>
          <w:szCs w:val="24"/>
          <w:lang w:val="en-IN"/>
        </w:rPr>
        <w:t>Data View</w:t>
      </w:r>
      <w:r w:rsidRPr="009655B4">
        <w:rPr>
          <w:sz w:val="24"/>
          <w:szCs w:val="24"/>
          <w:lang w:val="en-IN"/>
        </w:rPr>
        <w:t xml:space="preserve"> or </w:t>
      </w:r>
      <w:r w:rsidRPr="009655B4">
        <w:rPr>
          <w:b/>
          <w:bCs/>
          <w:sz w:val="24"/>
          <w:szCs w:val="24"/>
          <w:lang w:val="en-IN"/>
        </w:rPr>
        <w:t>Model View</w:t>
      </w:r>
      <w:r w:rsidRPr="009655B4">
        <w:rPr>
          <w:sz w:val="24"/>
          <w:szCs w:val="24"/>
          <w:lang w:val="en-IN"/>
        </w:rPr>
        <w:t>.</w:t>
      </w:r>
    </w:p>
    <w:p w14:paraId="12692B50" w14:textId="0DAAB8B5" w:rsidR="009655B4" w:rsidRPr="009655B4" w:rsidRDefault="009655B4" w:rsidP="00A36649">
      <w:pPr>
        <w:widowControl w:val="0"/>
        <w:numPr>
          <w:ilvl w:val="0"/>
          <w:numId w:val="5"/>
        </w:numPr>
        <w:spacing w:before="200" w:line="240" w:lineRule="auto"/>
        <w:rPr>
          <w:sz w:val="24"/>
          <w:szCs w:val="24"/>
          <w:lang w:val="en-IN"/>
        </w:rPr>
      </w:pPr>
      <w:r w:rsidRPr="009655B4">
        <w:rPr>
          <w:sz w:val="24"/>
          <w:szCs w:val="24"/>
          <w:lang w:val="en-IN"/>
        </w:rPr>
        <w:t>Click</w:t>
      </w:r>
      <w:r w:rsidR="00434E87">
        <w:rPr>
          <w:sz w:val="24"/>
          <w:szCs w:val="24"/>
          <w:lang w:val="en-IN"/>
        </w:rPr>
        <w:t>ed</w:t>
      </w:r>
      <w:r w:rsidRPr="009655B4">
        <w:rPr>
          <w:sz w:val="24"/>
          <w:szCs w:val="24"/>
          <w:lang w:val="en-IN"/>
        </w:rPr>
        <w:t xml:space="preserve"> on the Order Table</w:t>
      </w:r>
      <w:r w:rsidR="00434E87">
        <w:rPr>
          <w:sz w:val="24"/>
          <w:szCs w:val="24"/>
          <w:lang w:val="en-IN"/>
        </w:rPr>
        <w:t>.</w:t>
      </w:r>
    </w:p>
    <w:p w14:paraId="67AF5B26" w14:textId="62BAD14B" w:rsidR="009655B4" w:rsidRDefault="009655B4" w:rsidP="00A36649">
      <w:pPr>
        <w:widowControl w:val="0"/>
        <w:numPr>
          <w:ilvl w:val="0"/>
          <w:numId w:val="5"/>
        </w:numPr>
        <w:spacing w:before="200" w:line="240" w:lineRule="auto"/>
        <w:rPr>
          <w:sz w:val="24"/>
          <w:szCs w:val="24"/>
          <w:lang w:val="en-IN"/>
        </w:rPr>
      </w:pPr>
      <w:r w:rsidRPr="009655B4">
        <w:rPr>
          <w:sz w:val="24"/>
          <w:szCs w:val="24"/>
          <w:lang w:val="en-IN"/>
        </w:rPr>
        <w:t>In the ribbon, click</w:t>
      </w:r>
      <w:r w:rsidR="00434E87">
        <w:rPr>
          <w:sz w:val="24"/>
          <w:szCs w:val="24"/>
          <w:lang w:val="en-IN"/>
        </w:rPr>
        <w:t xml:space="preserve">ed </w:t>
      </w:r>
      <w:r w:rsidRPr="009655B4">
        <w:rPr>
          <w:sz w:val="24"/>
          <w:szCs w:val="24"/>
          <w:lang w:val="en-IN"/>
        </w:rPr>
        <w:t xml:space="preserve">on </w:t>
      </w:r>
      <w:r w:rsidRPr="009655B4">
        <w:rPr>
          <w:b/>
          <w:bCs/>
          <w:sz w:val="24"/>
          <w:szCs w:val="24"/>
          <w:lang w:val="en-IN"/>
        </w:rPr>
        <w:t>New Measure</w:t>
      </w:r>
      <w:r w:rsidRPr="009655B4">
        <w:rPr>
          <w:sz w:val="24"/>
          <w:szCs w:val="24"/>
          <w:lang w:val="en-IN"/>
        </w:rPr>
        <w:t xml:space="preserve"> and enter</w:t>
      </w:r>
      <w:r w:rsidR="003870F0">
        <w:rPr>
          <w:sz w:val="24"/>
          <w:szCs w:val="24"/>
          <w:lang w:val="en-IN"/>
        </w:rPr>
        <w:t>ed</w:t>
      </w:r>
      <w:r w:rsidRPr="009655B4">
        <w:rPr>
          <w:sz w:val="24"/>
          <w:szCs w:val="24"/>
          <w:lang w:val="en-IN"/>
        </w:rPr>
        <w:t xml:space="preserve"> the following DAX formula:</w:t>
      </w:r>
    </w:p>
    <w:p w14:paraId="4756FA85" w14:textId="19EBF2C2" w:rsidR="00597413" w:rsidRPr="00597413" w:rsidRDefault="00C01DCD" w:rsidP="00597413">
      <w:pPr>
        <w:widowControl w:val="0"/>
        <w:spacing w:before="200" w:line="240" w:lineRule="auto"/>
        <w:ind w:left="720"/>
        <w:rPr>
          <w:b/>
          <w:bCs/>
          <w:sz w:val="24"/>
          <w:szCs w:val="24"/>
          <w:highlight w:val="cyan"/>
          <w:lang w:val="en-IN"/>
        </w:rPr>
      </w:pPr>
      <w:proofErr w:type="spellStart"/>
      <w:r w:rsidRPr="005D59A5">
        <w:rPr>
          <w:b/>
          <w:bCs/>
          <w:sz w:val="24"/>
          <w:szCs w:val="24"/>
          <w:highlight w:val="cyan"/>
          <w:lang w:val="en-IN"/>
        </w:rPr>
        <w:t>TotalRevenue</w:t>
      </w:r>
      <w:proofErr w:type="spellEnd"/>
      <w:r w:rsidRPr="005D59A5">
        <w:rPr>
          <w:b/>
          <w:bCs/>
          <w:sz w:val="24"/>
          <w:szCs w:val="24"/>
          <w:highlight w:val="cyan"/>
          <w:lang w:val="en-IN"/>
        </w:rPr>
        <w:t xml:space="preserve"> = </w:t>
      </w:r>
      <w:proofErr w:type="gramStart"/>
      <w:r w:rsidR="00597413" w:rsidRPr="00597413">
        <w:rPr>
          <w:b/>
          <w:bCs/>
          <w:sz w:val="24"/>
          <w:szCs w:val="24"/>
          <w:highlight w:val="cyan"/>
          <w:lang w:val="en-IN"/>
        </w:rPr>
        <w:t>SUM(</w:t>
      </w:r>
      <w:proofErr w:type="gramEnd"/>
      <w:r w:rsidR="00597413" w:rsidRPr="00597413">
        <w:rPr>
          <w:b/>
          <w:bCs/>
          <w:sz w:val="24"/>
          <w:szCs w:val="24"/>
          <w:highlight w:val="cyan"/>
          <w:lang w:val="en-IN"/>
        </w:rPr>
        <w:t>Orders[Sale Price]</w:t>
      </w:r>
      <w:r w:rsidR="00BA0B84">
        <w:rPr>
          <w:b/>
          <w:bCs/>
          <w:sz w:val="24"/>
          <w:szCs w:val="24"/>
          <w:highlight w:val="cyan"/>
          <w:lang w:val="en-IN"/>
        </w:rPr>
        <w:t>)</w:t>
      </w:r>
    </w:p>
    <w:p w14:paraId="1E82224E" w14:textId="3FE8AE3C" w:rsidR="00A36649" w:rsidRPr="00A36649" w:rsidRDefault="00A36649" w:rsidP="00A36649">
      <w:pPr>
        <w:widowControl w:val="0"/>
        <w:spacing w:before="200" w:line="240" w:lineRule="auto"/>
        <w:ind w:left="720"/>
        <w:rPr>
          <w:b/>
          <w:bCs/>
          <w:sz w:val="24"/>
          <w:szCs w:val="24"/>
          <w:lang w:val="en-IN"/>
        </w:rPr>
      </w:pPr>
      <w:r w:rsidRPr="00A36649">
        <w:rPr>
          <w:b/>
          <w:bCs/>
          <w:noProof/>
          <w:sz w:val="24"/>
          <w:szCs w:val="24"/>
          <w:lang w:val="en-IN"/>
        </w:rPr>
        <w:drawing>
          <wp:inline distT="0" distB="0" distL="0" distR="0" wp14:anchorId="534F266E" wp14:editId="0EBE91B6">
            <wp:extent cx="3688080" cy="335280"/>
            <wp:effectExtent l="0" t="0" r="7620" b="7620"/>
            <wp:docPr id="12463545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8080" cy="335280"/>
                    </a:xfrm>
                    <a:prstGeom prst="rect">
                      <a:avLst/>
                    </a:prstGeom>
                    <a:noFill/>
                    <a:ln>
                      <a:noFill/>
                    </a:ln>
                  </pic:spPr>
                </pic:pic>
              </a:graphicData>
            </a:graphic>
          </wp:inline>
        </w:drawing>
      </w:r>
    </w:p>
    <w:p w14:paraId="08AFBC99" w14:textId="3BA3D6CC" w:rsidR="009655B4" w:rsidRPr="00766199" w:rsidRDefault="009655B4" w:rsidP="00766199">
      <w:pPr>
        <w:widowControl w:val="0"/>
        <w:spacing w:before="200" w:line="240" w:lineRule="auto"/>
        <w:ind w:left="720"/>
        <w:rPr>
          <w:b/>
          <w:bCs/>
          <w:sz w:val="24"/>
          <w:szCs w:val="24"/>
          <w:lang w:val="en-IN"/>
        </w:rPr>
      </w:pPr>
    </w:p>
    <w:p w14:paraId="00000009" w14:textId="77777777" w:rsidR="000C6BF3" w:rsidRPr="003442FE" w:rsidRDefault="00C2219A" w:rsidP="00A36649">
      <w:pPr>
        <w:widowControl w:val="0"/>
        <w:numPr>
          <w:ilvl w:val="0"/>
          <w:numId w:val="1"/>
        </w:numPr>
        <w:spacing w:before="200" w:line="240" w:lineRule="auto"/>
        <w:rPr>
          <w:color w:val="1F497D" w:themeColor="text2"/>
          <w:sz w:val="24"/>
          <w:szCs w:val="24"/>
        </w:rPr>
      </w:pPr>
      <w:r w:rsidRPr="003442FE">
        <w:rPr>
          <w:color w:val="1F497D" w:themeColor="text2"/>
          <w:sz w:val="24"/>
          <w:szCs w:val="24"/>
        </w:rPr>
        <w:lastRenderedPageBreak/>
        <w:t>What is the total number of unique customers who made purchases each year? Is there any increase in the number over the years?</w:t>
      </w:r>
    </w:p>
    <w:p w14:paraId="215F0E87" w14:textId="62BAB25A" w:rsidR="00627549" w:rsidRPr="00C45013" w:rsidRDefault="00D43664" w:rsidP="0022552A">
      <w:pPr>
        <w:widowControl w:val="0"/>
        <w:spacing w:before="200" w:line="240" w:lineRule="auto"/>
        <w:rPr>
          <w:b/>
          <w:bCs/>
          <w:color w:val="C0504D" w:themeColor="accent2"/>
          <w:sz w:val="24"/>
          <w:szCs w:val="24"/>
          <w:u w:val="single"/>
        </w:rPr>
      </w:pPr>
      <w:r w:rsidRPr="00C45013">
        <w:rPr>
          <w:b/>
          <w:bCs/>
          <w:color w:val="C0504D" w:themeColor="accent2"/>
          <w:sz w:val="24"/>
          <w:szCs w:val="24"/>
          <w:u w:val="single"/>
        </w:rPr>
        <w:t xml:space="preserve"> Extract the Year from Order</w:t>
      </w:r>
      <w:r w:rsidR="00340626" w:rsidRPr="00C45013">
        <w:rPr>
          <w:b/>
          <w:bCs/>
          <w:color w:val="C0504D" w:themeColor="accent2"/>
          <w:sz w:val="24"/>
          <w:szCs w:val="24"/>
          <w:u w:val="single"/>
        </w:rPr>
        <w:t xml:space="preserve"> </w:t>
      </w:r>
      <w:r w:rsidRPr="00C45013">
        <w:rPr>
          <w:b/>
          <w:bCs/>
          <w:color w:val="C0504D" w:themeColor="accent2"/>
          <w:sz w:val="24"/>
          <w:szCs w:val="24"/>
          <w:u w:val="single"/>
        </w:rPr>
        <w:t>Date</w:t>
      </w:r>
    </w:p>
    <w:p w14:paraId="4CCAFB44" w14:textId="29A515ED" w:rsidR="00D43664" w:rsidRPr="00B92BCD" w:rsidRDefault="00E25752" w:rsidP="00A36649">
      <w:pPr>
        <w:pStyle w:val="ListParagraph"/>
        <w:widowControl w:val="0"/>
        <w:numPr>
          <w:ilvl w:val="2"/>
          <w:numId w:val="6"/>
        </w:numPr>
        <w:spacing w:before="200" w:line="240" w:lineRule="auto"/>
        <w:rPr>
          <w:sz w:val="24"/>
          <w:szCs w:val="24"/>
        </w:rPr>
      </w:pPr>
      <w:r w:rsidRPr="00B92BCD">
        <w:rPr>
          <w:sz w:val="24"/>
          <w:szCs w:val="24"/>
        </w:rPr>
        <w:t>Transform Data</w:t>
      </w:r>
      <w:r w:rsidR="005C5E81" w:rsidRPr="00B92BCD">
        <w:rPr>
          <w:sz w:val="24"/>
          <w:szCs w:val="24"/>
        </w:rPr>
        <w:t xml:space="preserve"> </w:t>
      </w:r>
      <w:r w:rsidR="00A2231B" w:rsidRPr="00B92BCD">
        <w:rPr>
          <w:sz w:val="24"/>
          <w:szCs w:val="24"/>
        </w:rPr>
        <w:t>&gt;</w:t>
      </w:r>
      <w:r w:rsidR="00A2231B" w:rsidRPr="00B92BCD">
        <w:t xml:space="preserve"> </w:t>
      </w:r>
      <w:r w:rsidR="00A2231B" w:rsidRPr="00B92BCD">
        <w:rPr>
          <w:sz w:val="24"/>
          <w:szCs w:val="24"/>
        </w:rPr>
        <w:t>Order</w:t>
      </w:r>
      <w:r w:rsidR="00340626" w:rsidRPr="00B92BCD">
        <w:rPr>
          <w:sz w:val="24"/>
          <w:szCs w:val="24"/>
        </w:rPr>
        <w:t xml:space="preserve"> </w:t>
      </w:r>
      <w:r w:rsidR="00A2231B" w:rsidRPr="00B92BCD">
        <w:rPr>
          <w:sz w:val="24"/>
          <w:szCs w:val="24"/>
        </w:rPr>
        <w:t>Date &gt;</w:t>
      </w:r>
      <w:r w:rsidR="00340626" w:rsidRPr="00B92BCD">
        <w:t xml:space="preserve"> </w:t>
      </w:r>
      <w:r w:rsidR="00340626" w:rsidRPr="00B92BCD">
        <w:rPr>
          <w:sz w:val="24"/>
          <w:szCs w:val="24"/>
        </w:rPr>
        <w:t>Add Column &gt; Date &gt; Year</w:t>
      </w:r>
    </w:p>
    <w:p w14:paraId="1FE7BA25" w14:textId="77777777" w:rsidR="004A7C83" w:rsidRDefault="00477D4E" w:rsidP="00A36649">
      <w:pPr>
        <w:pStyle w:val="ListParagraph"/>
        <w:widowControl w:val="0"/>
        <w:numPr>
          <w:ilvl w:val="2"/>
          <w:numId w:val="6"/>
        </w:numPr>
        <w:spacing w:before="200" w:line="240" w:lineRule="auto"/>
        <w:rPr>
          <w:sz w:val="24"/>
          <w:szCs w:val="24"/>
        </w:rPr>
      </w:pPr>
      <w:r w:rsidRPr="00477D4E">
        <w:rPr>
          <w:sz w:val="24"/>
          <w:szCs w:val="24"/>
        </w:rPr>
        <w:t>This</w:t>
      </w:r>
      <w:r>
        <w:rPr>
          <w:sz w:val="24"/>
          <w:szCs w:val="24"/>
        </w:rPr>
        <w:t xml:space="preserve"> step has</w:t>
      </w:r>
      <w:r w:rsidRPr="00477D4E">
        <w:rPr>
          <w:sz w:val="24"/>
          <w:szCs w:val="24"/>
        </w:rPr>
        <w:t xml:space="preserve"> create</w:t>
      </w:r>
      <w:r>
        <w:rPr>
          <w:sz w:val="24"/>
          <w:szCs w:val="24"/>
        </w:rPr>
        <w:t>d</w:t>
      </w:r>
      <w:r w:rsidRPr="00477D4E">
        <w:rPr>
          <w:sz w:val="24"/>
          <w:szCs w:val="24"/>
        </w:rPr>
        <w:t xml:space="preserve"> a new column name</w:t>
      </w:r>
      <w:r>
        <w:rPr>
          <w:sz w:val="24"/>
          <w:szCs w:val="24"/>
        </w:rPr>
        <w:t xml:space="preserve"> </w:t>
      </w:r>
      <w:r w:rsidRPr="00477D4E">
        <w:rPr>
          <w:sz w:val="24"/>
          <w:szCs w:val="24"/>
        </w:rPr>
        <w:t>Year representing the year of the order.</w:t>
      </w:r>
    </w:p>
    <w:p w14:paraId="1A1A6B2E" w14:textId="117C681C" w:rsidR="00477D4E" w:rsidRPr="0022552A" w:rsidRDefault="00B95209" w:rsidP="004A7C83">
      <w:pPr>
        <w:widowControl w:val="0"/>
        <w:spacing w:before="200" w:line="240" w:lineRule="auto"/>
        <w:rPr>
          <w:color w:val="C0504D" w:themeColor="accent2"/>
          <w:sz w:val="24"/>
          <w:szCs w:val="24"/>
        </w:rPr>
      </w:pPr>
      <w:r w:rsidRPr="0022552A">
        <w:rPr>
          <w:b/>
          <w:bCs/>
          <w:color w:val="C0504D" w:themeColor="accent2"/>
          <w:sz w:val="24"/>
          <w:szCs w:val="24"/>
          <w:u w:val="single"/>
        </w:rPr>
        <w:t>Create a Measure for Unique Customers Per Year</w:t>
      </w:r>
    </w:p>
    <w:p w14:paraId="7770A0C7" w14:textId="4A456A9E" w:rsidR="00323683" w:rsidRDefault="00DE6492" w:rsidP="00A36649">
      <w:pPr>
        <w:pStyle w:val="ListParagraph"/>
        <w:widowControl w:val="0"/>
        <w:numPr>
          <w:ilvl w:val="1"/>
          <w:numId w:val="7"/>
        </w:numPr>
        <w:spacing w:before="200" w:line="240" w:lineRule="auto"/>
        <w:rPr>
          <w:sz w:val="24"/>
          <w:szCs w:val="24"/>
        </w:rPr>
      </w:pPr>
      <w:r w:rsidRPr="00DE6492">
        <w:rPr>
          <w:sz w:val="24"/>
          <w:szCs w:val="24"/>
        </w:rPr>
        <w:t>Data View</w:t>
      </w:r>
      <w:r>
        <w:rPr>
          <w:sz w:val="24"/>
          <w:szCs w:val="24"/>
        </w:rPr>
        <w:t xml:space="preserve"> </w:t>
      </w:r>
      <w:r w:rsidRPr="00DB59A8">
        <w:rPr>
          <w:sz w:val="24"/>
          <w:szCs w:val="24"/>
        </w:rPr>
        <w:t>&gt;</w:t>
      </w:r>
      <w:r w:rsidR="00DB59A8" w:rsidRPr="00DB59A8">
        <w:rPr>
          <w:sz w:val="24"/>
          <w:szCs w:val="24"/>
        </w:rPr>
        <w:t xml:space="preserve"> Order Table</w:t>
      </w:r>
      <w:r w:rsidR="00DB59A8">
        <w:rPr>
          <w:sz w:val="24"/>
          <w:szCs w:val="24"/>
        </w:rPr>
        <w:t xml:space="preserve"> &gt; </w:t>
      </w:r>
      <w:r w:rsidR="006152DD" w:rsidRPr="006152DD">
        <w:rPr>
          <w:sz w:val="24"/>
          <w:szCs w:val="24"/>
        </w:rPr>
        <w:t>New Measure</w:t>
      </w:r>
    </w:p>
    <w:p w14:paraId="35CF1091" w14:textId="77777777" w:rsidR="000A3C05" w:rsidRDefault="000959B2" w:rsidP="00A36649">
      <w:pPr>
        <w:pStyle w:val="ListParagraph"/>
        <w:widowControl w:val="0"/>
        <w:numPr>
          <w:ilvl w:val="1"/>
          <w:numId w:val="7"/>
        </w:numPr>
        <w:spacing w:before="200" w:line="240" w:lineRule="auto"/>
        <w:rPr>
          <w:sz w:val="24"/>
          <w:szCs w:val="24"/>
          <w:lang w:val="en-IN"/>
        </w:rPr>
      </w:pPr>
      <w:r>
        <w:rPr>
          <w:sz w:val="24"/>
          <w:szCs w:val="24"/>
          <w:lang w:val="en-IN"/>
        </w:rPr>
        <w:t>E</w:t>
      </w:r>
      <w:r w:rsidRPr="000959B2">
        <w:rPr>
          <w:sz w:val="24"/>
          <w:szCs w:val="24"/>
          <w:lang w:val="en-IN"/>
        </w:rPr>
        <w:t>ntered the DAX formula:</w:t>
      </w:r>
      <w:r w:rsidR="000A3C05">
        <w:rPr>
          <w:sz w:val="24"/>
          <w:szCs w:val="24"/>
          <w:lang w:val="en-IN"/>
        </w:rPr>
        <w:t xml:space="preserve"> </w:t>
      </w:r>
    </w:p>
    <w:p w14:paraId="0C37B47C" w14:textId="1FEF2E47" w:rsidR="000959B2" w:rsidRPr="0022552A" w:rsidRDefault="000A3C05" w:rsidP="000A3C05">
      <w:pPr>
        <w:pStyle w:val="ListParagraph"/>
        <w:widowControl w:val="0"/>
        <w:spacing w:before="200" w:line="240" w:lineRule="auto"/>
        <w:ind w:left="1440"/>
        <w:rPr>
          <w:sz w:val="24"/>
          <w:szCs w:val="24"/>
          <w:highlight w:val="cyan"/>
          <w:lang w:val="en-IN"/>
        </w:rPr>
      </w:pPr>
      <w:r w:rsidRPr="0022552A">
        <w:rPr>
          <w:sz w:val="24"/>
          <w:szCs w:val="24"/>
          <w:highlight w:val="cyan"/>
          <w:lang w:val="en-IN"/>
        </w:rPr>
        <w:t>UniqueCustomersPerYear = DISTINCTCOUNT(</w:t>
      </w:r>
      <w:proofErr w:type="gramStart"/>
      <w:r w:rsidRPr="0022552A">
        <w:rPr>
          <w:sz w:val="24"/>
          <w:szCs w:val="24"/>
          <w:highlight w:val="cyan"/>
          <w:lang w:val="en-IN"/>
        </w:rPr>
        <w:t>Orders[</w:t>
      </w:r>
      <w:proofErr w:type="gramEnd"/>
      <w:r w:rsidRPr="0022552A">
        <w:rPr>
          <w:sz w:val="24"/>
          <w:szCs w:val="24"/>
          <w:highlight w:val="cyan"/>
          <w:lang w:val="en-IN"/>
        </w:rPr>
        <w:t>CustomerID])</w:t>
      </w:r>
    </w:p>
    <w:p w14:paraId="6E87127F" w14:textId="7936C228" w:rsidR="00163988" w:rsidRDefault="00810425" w:rsidP="00163988">
      <w:pPr>
        <w:widowControl w:val="0"/>
        <w:spacing w:before="200" w:line="240" w:lineRule="auto"/>
        <w:rPr>
          <w:b/>
          <w:bCs/>
          <w:color w:val="C0504D" w:themeColor="accent2"/>
          <w:sz w:val="24"/>
          <w:szCs w:val="24"/>
          <w:u w:val="single"/>
        </w:rPr>
      </w:pPr>
      <w:r w:rsidRPr="00810425">
        <w:rPr>
          <w:b/>
          <w:bCs/>
          <w:color w:val="C0504D" w:themeColor="accent2"/>
          <w:sz w:val="24"/>
          <w:szCs w:val="24"/>
          <w:u w:val="single"/>
        </w:rPr>
        <w:t>Visualization</w:t>
      </w:r>
    </w:p>
    <w:p w14:paraId="76DAC73D" w14:textId="5066872B" w:rsidR="002A1FF4" w:rsidRPr="002A1FF4" w:rsidRDefault="002A1FF4" w:rsidP="002A1FF4">
      <w:pPr>
        <w:widowControl w:val="0"/>
        <w:spacing w:before="200" w:line="240" w:lineRule="auto"/>
        <w:rPr>
          <w:b/>
          <w:bCs/>
          <w:color w:val="C0504D" w:themeColor="accent2"/>
          <w:sz w:val="24"/>
          <w:szCs w:val="24"/>
          <w:u w:val="single"/>
          <w:lang w:val="en-IN"/>
        </w:rPr>
      </w:pPr>
      <w:r w:rsidRPr="002A1FF4">
        <w:rPr>
          <w:b/>
          <w:bCs/>
          <w:noProof/>
          <w:color w:val="C0504D" w:themeColor="accent2"/>
          <w:sz w:val="24"/>
          <w:szCs w:val="24"/>
          <w:u w:val="single"/>
          <w:lang w:val="en-IN"/>
        </w:rPr>
        <w:drawing>
          <wp:inline distT="0" distB="0" distL="0" distR="0" wp14:anchorId="51CE6A8F" wp14:editId="7A3C278A">
            <wp:extent cx="3754582" cy="2181860"/>
            <wp:effectExtent l="0" t="0" r="0" b="8890"/>
            <wp:docPr id="496627796" name="Picture 17"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27796" name="Picture 17" descr="A graph with numbers and a line&#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639" t="799" r="4095" b="899"/>
                    <a:stretch/>
                  </pic:blipFill>
                  <pic:spPr bwMode="auto">
                    <a:xfrm>
                      <a:off x="0" y="0"/>
                      <a:ext cx="3822844" cy="2221529"/>
                    </a:xfrm>
                    <a:prstGeom prst="rect">
                      <a:avLst/>
                    </a:prstGeom>
                    <a:noFill/>
                    <a:ln>
                      <a:noFill/>
                    </a:ln>
                    <a:extLst>
                      <a:ext uri="{53640926-AAD7-44D8-BBD7-CCE9431645EC}">
                        <a14:shadowObscured xmlns:a14="http://schemas.microsoft.com/office/drawing/2010/main"/>
                      </a:ext>
                    </a:extLst>
                  </pic:spPr>
                </pic:pic>
              </a:graphicData>
            </a:graphic>
          </wp:inline>
        </w:drawing>
      </w:r>
    </w:p>
    <w:p w14:paraId="16E8A8E1" w14:textId="1FBFCC9E" w:rsidR="008449A5" w:rsidRDefault="002C57D3" w:rsidP="00163988">
      <w:pPr>
        <w:widowControl w:val="0"/>
        <w:spacing w:before="200" w:line="240" w:lineRule="auto"/>
        <w:rPr>
          <w:b/>
          <w:bCs/>
          <w:color w:val="C0504D" w:themeColor="accent2"/>
          <w:sz w:val="24"/>
          <w:szCs w:val="24"/>
          <w:u w:val="single"/>
        </w:rPr>
      </w:pPr>
      <w:r>
        <w:rPr>
          <w:b/>
          <w:bCs/>
          <w:color w:val="C0504D" w:themeColor="accent2"/>
          <w:sz w:val="24"/>
          <w:szCs w:val="24"/>
          <w:u w:val="single"/>
        </w:rPr>
        <w:t>Observation</w:t>
      </w:r>
    </w:p>
    <w:p w14:paraId="55C5CAB9" w14:textId="4C690F9F" w:rsidR="00346F3D" w:rsidRPr="00346F3D" w:rsidRDefault="00346F3D" w:rsidP="00A36649">
      <w:pPr>
        <w:pStyle w:val="ListParagraph"/>
        <w:widowControl w:val="0"/>
        <w:numPr>
          <w:ilvl w:val="0"/>
          <w:numId w:val="18"/>
        </w:numPr>
        <w:spacing w:before="200" w:line="240" w:lineRule="auto"/>
        <w:rPr>
          <w:sz w:val="24"/>
          <w:szCs w:val="24"/>
          <w:lang w:val="en-IN"/>
        </w:rPr>
      </w:pPr>
      <w:r w:rsidRPr="00346F3D">
        <w:rPr>
          <w:sz w:val="24"/>
          <w:szCs w:val="24"/>
          <w:lang w:val="en-IN"/>
        </w:rPr>
        <w:t>The unique customer count shows a steady increase from 2019 to 2020, suggesting effective marketing strategies or an expanding product range that attracts new customers.</w:t>
      </w:r>
    </w:p>
    <w:p w14:paraId="1B6211D2" w14:textId="67F03535" w:rsidR="002C57D3" w:rsidRPr="00346F3D" w:rsidRDefault="00346F3D" w:rsidP="00A36649">
      <w:pPr>
        <w:pStyle w:val="ListParagraph"/>
        <w:widowControl w:val="0"/>
        <w:numPr>
          <w:ilvl w:val="0"/>
          <w:numId w:val="18"/>
        </w:numPr>
        <w:spacing w:before="200" w:line="240" w:lineRule="auto"/>
        <w:rPr>
          <w:sz w:val="24"/>
          <w:szCs w:val="24"/>
        </w:rPr>
      </w:pPr>
      <w:r w:rsidRPr="00346F3D">
        <w:rPr>
          <w:sz w:val="24"/>
          <w:szCs w:val="24"/>
          <w:lang w:val="en-IN"/>
        </w:rPr>
        <w:t>A slight decline in customer count from 2017 to 2018 may indicate potential issues such as product availability, pricing changes, or increased competition.</w:t>
      </w:r>
    </w:p>
    <w:p w14:paraId="4206EFBA" w14:textId="35BAA736" w:rsidR="00DC4A06" w:rsidRPr="001D5561" w:rsidRDefault="00C2219A" w:rsidP="00A36649">
      <w:pPr>
        <w:widowControl w:val="0"/>
        <w:numPr>
          <w:ilvl w:val="0"/>
          <w:numId w:val="1"/>
        </w:numPr>
        <w:spacing w:before="200" w:line="240" w:lineRule="auto"/>
        <w:rPr>
          <w:color w:val="1F497D" w:themeColor="text2"/>
          <w:sz w:val="24"/>
          <w:szCs w:val="24"/>
        </w:rPr>
      </w:pPr>
      <w:r w:rsidRPr="003442FE">
        <w:rPr>
          <w:color w:val="1F497D" w:themeColor="text2"/>
          <w:sz w:val="24"/>
          <w:szCs w:val="24"/>
        </w:rPr>
        <w:t>How can we determine the total number of unique products available in the company?</w:t>
      </w:r>
    </w:p>
    <w:p w14:paraId="123C9A1A" w14:textId="77777777" w:rsidR="003960E2" w:rsidRDefault="003960E2" w:rsidP="00A36649">
      <w:pPr>
        <w:pStyle w:val="ListParagraph"/>
        <w:widowControl w:val="0"/>
        <w:numPr>
          <w:ilvl w:val="1"/>
          <w:numId w:val="8"/>
        </w:numPr>
        <w:spacing w:before="200" w:line="240" w:lineRule="auto"/>
        <w:rPr>
          <w:sz w:val="24"/>
          <w:szCs w:val="24"/>
        </w:rPr>
      </w:pPr>
      <w:r w:rsidRPr="00DE6492">
        <w:rPr>
          <w:sz w:val="24"/>
          <w:szCs w:val="24"/>
        </w:rPr>
        <w:t>Data View</w:t>
      </w:r>
      <w:r>
        <w:rPr>
          <w:sz w:val="24"/>
          <w:szCs w:val="24"/>
        </w:rPr>
        <w:t xml:space="preserve"> </w:t>
      </w:r>
      <w:r w:rsidRPr="00DB59A8">
        <w:rPr>
          <w:sz w:val="24"/>
          <w:szCs w:val="24"/>
        </w:rPr>
        <w:t>&gt; Order Table</w:t>
      </w:r>
      <w:r>
        <w:rPr>
          <w:sz w:val="24"/>
          <w:szCs w:val="24"/>
        </w:rPr>
        <w:t xml:space="preserve"> &gt; </w:t>
      </w:r>
      <w:r w:rsidRPr="006152DD">
        <w:rPr>
          <w:sz w:val="24"/>
          <w:szCs w:val="24"/>
        </w:rPr>
        <w:t>New Measure</w:t>
      </w:r>
    </w:p>
    <w:p w14:paraId="661EAE02" w14:textId="77777777" w:rsidR="003960E2" w:rsidRDefault="003960E2" w:rsidP="00A36649">
      <w:pPr>
        <w:pStyle w:val="ListParagraph"/>
        <w:widowControl w:val="0"/>
        <w:numPr>
          <w:ilvl w:val="1"/>
          <w:numId w:val="8"/>
        </w:numPr>
        <w:spacing w:before="200" w:line="240" w:lineRule="auto"/>
        <w:rPr>
          <w:sz w:val="24"/>
          <w:szCs w:val="24"/>
          <w:lang w:val="en-IN"/>
        </w:rPr>
      </w:pPr>
      <w:r>
        <w:rPr>
          <w:sz w:val="24"/>
          <w:szCs w:val="24"/>
          <w:lang w:val="en-IN"/>
        </w:rPr>
        <w:t>E</w:t>
      </w:r>
      <w:r w:rsidRPr="000959B2">
        <w:rPr>
          <w:sz w:val="24"/>
          <w:szCs w:val="24"/>
          <w:lang w:val="en-IN"/>
        </w:rPr>
        <w:t>ntered the DAX formula:</w:t>
      </w:r>
      <w:r>
        <w:rPr>
          <w:sz w:val="24"/>
          <w:szCs w:val="24"/>
          <w:lang w:val="en-IN"/>
        </w:rPr>
        <w:t xml:space="preserve"> </w:t>
      </w:r>
    </w:p>
    <w:p w14:paraId="5EF254FC" w14:textId="74915343" w:rsidR="003960E2" w:rsidRDefault="00BA0327" w:rsidP="002853E4">
      <w:pPr>
        <w:pStyle w:val="ListParagraph"/>
        <w:widowControl w:val="0"/>
        <w:spacing w:before="200" w:line="240" w:lineRule="auto"/>
        <w:ind w:left="1440"/>
        <w:rPr>
          <w:sz w:val="24"/>
          <w:szCs w:val="24"/>
        </w:rPr>
      </w:pPr>
      <w:r w:rsidRPr="007912B3">
        <w:rPr>
          <w:sz w:val="24"/>
          <w:szCs w:val="24"/>
          <w:highlight w:val="yellow"/>
        </w:rPr>
        <w:t>UniqueProducts = DISTINCTCOUNT(</w:t>
      </w:r>
      <w:proofErr w:type="gramStart"/>
      <w:r w:rsidRPr="007912B3">
        <w:rPr>
          <w:sz w:val="24"/>
          <w:szCs w:val="24"/>
          <w:highlight w:val="yellow"/>
        </w:rPr>
        <w:t>Orders[</w:t>
      </w:r>
      <w:proofErr w:type="gramEnd"/>
      <w:r w:rsidRPr="007912B3">
        <w:rPr>
          <w:sz w:val="24"/>
          <w:szCs w:val="24"/>
          <w:highlight w:val="yellow"/>
        </w:rPr>
        <w:t>Product])</w:t>
      </w:r>
    </w:p>
    <w:p w14:paraId="74250616" w14:textId="77777777" w:rsidR="00A4032D" w:rsidRDefault="00A4032D" w:rsidP="002853E4">
      <w:pPr>
        <w:pStyle w:val="ListParagraph"/>
        <w:widowControl w:val="0"/>
        <w:spacing w:before="200" w:line="240" w:lineRule="auto"/>
        <w:ind w:left="1440"/>
        <w:rPr>
          <w:sz w:val="24"/>
          <w:szCs w:val="24"/>
        </w:rPr>
      </w:pPr>
    </w:p>
    <w:p w14:paraId="17724075" w14:textId="0E859E94" w:rsidR="002853E4" w:rsidRPr="005E5A5E" w:rsidRDefault="00A4032D" w:rsidP="005E5A5E">
      <w:pPr>
        <w:pStyle w:val="ListParagraph"/>
        <w:widowControl w:val="0"/>
        <w:spacing w:before="200"/>
        <w:ind w:left="1440"/>
        <w:rPr>
          <w:sz w:val="24"/>
          <w:szCs w:val="24"/>
          <w:lang w:val="en-IN"/>
        </w:rPr>
      </w:pPr>
      <w:r w:rsidRPr="00A4032D">
        <w:rPr>
          <w:noProof/>
          <w:sz w:val="24"/>
          <w:szCs w:val="24"/>
          <w:lang w:val="en-IN"/>
        </w:rPr>
        <w:drawing>
          <wp:inline distT="0" distB="0" distL="0" distR="0" wp14:anchorId="5DA43E71" wp14:editId="55FAFA66">
            <wp:extent cx="3566853" cy="1077201"/>
            <wp:effectExtent l="0" t="0" r="0" b="8890"/>
            <wp:docPr id="12290008"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008" name="Picture 19"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7217" cy="1086371"/>
                    </a:xfrm>
                    <a:prstGeom prst="rect">
                      <a:avLst/>
                    </a:prstGeom>
                    <a:noFill/>
                    <a:ln>
                      <a:noFill/>
                    </a:ln>
                  </pic:spPr>
                </pic:pic>
              </a:graphicData>
            </a:graphic>
          </wp:inline>
        </w:drawing>
      </w:r>
    </w:p>
    <w:p w14:paraId="0000000B" w14:textId="77777777" w:rsidR="000C6BF3" w:rsidRPr="003442FE" w:rsidRDefault="00C2219A" w:rsidP="00A36649">
      <w:pPr>
        <w:widowControl w:val="0"/>
        <w:numPr>
          <w:ilvl w:val="0"/>
          <w:numId w:val="1"/>
        </w:numPr>
        <w:spacing w:before="200" w:line="240" w:lineRule="auto"/>
        <w:rPr>
          <w:color w:val="1F497D" w:themeColor="text2"/>
          <w:sz w:val="24"/>
          <w:szCs w:val="24"/>
        </w:rPr>
      </w:pPr>
      <w:r w:rsidRPr="003442FE">
        <w:rPr>
          <w:color w:val="1F497D" w:themeColor="text2"/>
          <w:sz w:val="24"/>
          <w:szCs w:val="24"/>
        </w:rPr>
        <w:lastRenderedPageBreak/>
        <w:t xml:space="preserve">What is the average number of days it takes for products to be delivered, get the metric for only the delivered orders. </w:t>
      </w:r>
    </w:p>
    <w:p w14:paraId="3B26CFE0" w14:textId="560DB6B5" w:rsidR="00C21644" w:rsidRPr="00591DEC" w:rsidRDefault="00416644" w:rsidP="00111D7B">
      <w:pPr>
        <w:widowControl w:val="0"/>
        <w:spacing w:before="200" w:line="240" w:lineRule="auto"/>
        <w:ind w:left="720"/>
        <w:rPr>
          <w:b/>
          <w:bCs/>
          <w:color w:val="C00000"/>
          <w:sz w:val="24"/>
          <w:szCs w:val="24"/>
          <w:u w:val="single"/>
        </w:rPr>
      </w:pPr>
      <w:r w:rsidRPr="00591DEC">
        <w:rPr>
          <w:b/>
          <w:bCs/>
          <w:color w:val="C00000"/>
          <w:sz w:val="24"/>
          <w:szCs w:val="24"/>
          <w:u w:val="single"/>
        </w:rPr>
        <w:t>Create</w:t>
      </w:r>
      <w:r w:rsidR="00806263" w:rsidRPr="00591DEC">
        <w:rPr>
          <w:b/>
          <w:bCs/>
          <w:color w:val="C00000"/>
          <w:sz w:val="24"/>
          <w:szCs w:val="24"/>
          <w:u w:val="single"/>
        </w:rPr>
        <w:t xml:space="preserve">d </w:t>
      </w:r>
      <w:r w:rsidRPr="00591DEC">
        <w:rPr>
          <w:b/>
          <w:bCs/>
          <w:color w:val="C00000"/>
          <w:sz w:val="24"/>
          <w:szCs w:val="24"/>
          <w:u w:val="single"/>
        </w:rPr>
        <w:t>a New Column for Delivery Duration</w:t>
      </w:r>
    </w:p>
    <w:p w14:paraId="63A4DD9F" w14:textId="332FABA6" w:rsidR="00BB740B" w:rsidRDefault="00E05F38" w:rsidP="00A36649">
      <w:pPr>
        <w:pStyle w:val="ListParagraph"/>
        <w:widowControl w:val="0"/>
        <w:numPr>
          <w:ilvl w:val="0"/>
          <w:numId w:val="9"/>
        </w:numPr>
        <w:spacing w:before="200" w:line="240" w:lineRule="auto"/>
        <w:rPr>
          <w:sz w:val="24"/>
          <w:szCs w:val="24"/>
        </w:rPr>
      </w:pPr>
      <w:r w:rsidRPr="00E05F38">
        <w:rPr>
          <w:sz w:val="24"/>
          <w:szCs w:val="24"/>
        </w:rPr>
        <w:t>Data View</w:t>
      </w:r>
      <w:r>
        <w:rPr>
          <w:sz w:val="24"/>
          <w:szCs w:val="24"/>
        </w:rPr>
        <w:t xml:space="preserve"> &gt; </w:t>
      </w:r>
      <w:r w:rsidR="006A44C4" w:rsidRPr="006A44C4">
        <w:rPr>
          <w:sz w:val="24"/>
          <w:szCs w:val="24"/>
        </w:rPr>
        <w:t>Select</w:t>
      </w:r>
      <w:r w:rsidR="006A44C4">
        <w:rPr>
          <w:sz w:val="24"/>
          <w:szCs w:val="24"/>
        </w:rPr>
        <w:t xml:space="preserve"> Orders Table &gt;</w:t>
      </w:r>
      <w:r w:rsidR="0085507F">
        <w:rPr>
          <w:sz w:val="24"/>
          <w:szCs w:val="24"/>
        </w:rPr>
        <w:t xml:space="preserve"> </w:t>
      </w:r>
      <w:r w:rsidR="0085507F" w:rsidRPr="0085507F">
        <w:rPr>
          <w:sz w:val="24"/>
          <w:szCs w:val="24"/>
        </w:rPr>
        <w:t>New Column</w:t>
      </w:r>
    </w:p>
    <w:p w14:paraId="1CBD646A" w14:textId="77777777" w:rsidR="00AE731D" w:rsidRPr="00AE731D" w:rsidRDefault="0085507F" w:rsidP="00A36649">
      <w:pPr>
        <w:pStyle w:val="ListParagraph"/>
        <w:widowControl w:val="0"/>
        <w:numPr>
          <w:ilvl w:val="0"/>
          <w:numId w:val="9"/>
        </w:numPr>
        <w:spacing w:before="200" w:line="240" w:lineRule="auto"/>
        <w:rPr>
          <w:sz w:val="24"/>
          <w:szCs w:val="24"/>
        </w:rPr>
      </w:pPr>
      <w:r>
        <w:rPr>
          <w:sz w:val="24"/>
          <w:szCs w:val="24"/>
        </w:rPr>
        <w:t>E</w:t>
      </w:r>
      <w:r w:rsidRPr="0085507F">
        <w:rPr>
          <w:sz w:val="24"/>
          <w:szCs w:val="24"/>
        </w:rPr>
        <w:t xml:space="preserve">nter </w:t>
      </w:r>
      <w:r w:rsidR="00CA25A1" w:rsidRPr="0085507F">
        <w:rPr>
          <w:sz w:val="24"/>
          <w:szCs w:val="24"/>
        </w:rPr>
        <w:t>the DAX</w:t>
      </w:r>
      <w:r w:rsidRPr="0085507F">
        <w:rPr>
          <w:sz w:val="24"/>
          <w:szCs w:val="24"/>
        </w:rPr>
        <w:t xml:space="preserve"> formula</w:t>
      </w:r>
      <w:r w:rsidR="00EE3C16">
        <w:rPr>
          <w:sz w:val="24"/>
          <w:szCs w:val="24"/>
        </w:rPr>
        <w:t>:</w:t>
      </w:r>
      <w:r w:rsidR="00EE3C16" w:rsidRPr="00EE3C16">
        <w:t xml:space="preserve"> </w:t>
      </w:r>
    </w:p>
    <w:p w14:paraId="4711D0BC" w14:textId="6F1F3EE9" w:rsidR="0085507F" w:rsidRDefault="00EE3C16" w:rsidP="00AE731D">
      <w:pPr>
        <w:pStyle w:val="ListParagraph"/>
        <w:widowControl w:val="0"/>
        <w:spacing w:before="200" w:line="240" w:lineRule="auto"/>
        <w:ind w:left="1440"/>
        <w:rPr>
          <w:sz w:val="24"/>
          <w:szCs w:val="24"/>
        </w:rPr>
      </w:pPr>
      <w:r w:rsidRPr="00EE3C16">
        <w:rPr>
          <w:sz w:val="24"/>
          <w:szCs w:val="24"/>
        </w:rPr>
        <w:t>DeliveryDuration = DATEDIFF(</w:t>
      </w:r>
      <w:proofErr w:type="gramStart"/>
      <w:r w:rsidRPr="00EE3C16">
        <w:rPr>
          <w:sz w:val="24"/>
          <w:szCs w:val="24"/>
        </w:rPr>
        <w:t>Order</w:t>
      </w:r>
      <w:r>
        <w:rPr>
          <w:sz w:val="24"/>
          <w:szCs w:val="24"/>
        </w:rPr>
        <w:t>s</w:t>
      </w:r>
      <w:r w:rsidRPr="00EE3C16">
        <w:rPr>
          <w:sz w:val="24"/>
          <w:szCs w:val="24"/>
        </w:rPr>
        <w:t>[</w:t>
      </w:r>
      <w:proofErr w:type="gramEnd"/>
      <w:r w:rsidRPr="00EE3C16">
        <w:rPr>
          <w:sz w:val="24"/>
          <w:szCs w:val="24"/>
        </w:rPr>
        <w:t>OrderDate], Order</w:t>
      </w:r>
      <w:r w:rsidR="00CB299E">
        <w:rPr>
          <w:sz w:val="24"/>
          <w:szCs w:val="24"/>
        </w:rPr>
        <w:t>s</w:t>
      </w:r>
      <w:r w:rsidRPr="00EE3C16">
        <w:rPr>
          <w:sz w:val="24"/>
          <w:szCs w:val="24"/>
        </w:rPr>
        <w:t>[Delivery</w:t>
      </w:r>
      <w:r w:rsidR="00CA25A1">
        <w:rPr>
          <w:sz w:val="24"/>
          <w:szCs w:val="24"/>
        </w:rPr>
        <w:t xml:space="preserve"> </w:t>
      </w:r>
      <w:r w:rsidRPr="00EE3C16">
        <w:rPr>
          <w:sz w:val="24"/>
          <w:szCs w:val="24"/>
        </w:rPr>
        <w:t>Date], DAY)</w:t>
      </w:r>
    </w:p>
    <w:p w14:paraId="76888248" w14:textId="309F60C5" w:rsidR="00F04EBC" w:rsidRPr="00BB740B" w:rsidRDefault="00F04EBC" w:rsidP="00A36649">
      <w:pPr>
        <w:pStyle w:val="ListParagraph"/>
        <w:widowControl w:val="0"/>
        <w:numPr>
          <w:ilvl w:val="0"/>
          <w:numId w:val="9"/>
        </w:numPr>
        <w:spacing w:before="200" w:line="240" w:lineRule="auto"/>
        <w:rPr>
          <w:sz w:val="24"/>
          <w:szCs w:val="24"/>
        </w:rPr>
      </w:pPr>
      <w:r w:rsidRPr="00F04EBC">
        <w:rPr>
          <w:sz w:val="24"/>
          <w:szCs w:val="24"/>
        </w:rPr>
        <w:t xml:space="preserve">This </w:t>
      </w:r>
      <w:r>
        <w:rPr>
          <w:sz w:val="24"/>
          <w:szCs w:val="24"/>
        </w:rPr>
        <w:t xml:space="preserve">formula </w:t>
      </w:r>
      <w:r w:rsidRPr="00F04EBC">
        <w:rPr>
          <w:sz w:val="24"/>
          <w:szCs w:val="24"/>
        </w:rPr>
        <w:t>calculates the number of days between the OrderDate and Delivery</w:t>
      </w:r>
      <w:r w:rsidR="00CA25A1">
        <w:rPr>
          <w:sz w:val="24"/>
          <w:szCs w:val="24"/>
        </w:rPr>
        <w:t xml:space="preserve"> </w:t>
      </w:r>
      <w:r w:rsidRPr="00F04EBC">
        <w:rPr>
          <w:sz w:val="24"/>
          <w:szCs w:val="24"/>
        </w:rPr>
        <w:t>Date.</w:t>
      </w:r>
    </w:p>
    <w:p w14:paraId="76095D7E" w14:textId="452BEC8B" w:rsidR="00E6731A" w:rsidRPr="00591DEC" w:rsidRDefault="00477FD6" w:rsidP="006829AF">
      <w:pPr>
        <w:widowControl w:val="0"/>
        <w:spacing w:before="200" w:line="240" w:lineRule="auto"/>
        <w:ind w:left="720"/>
        <w:rPr>
          <w:b/>
          <w:bCs/>
          <w:color w:val="C00000"/>
          <w:sz w:val="24"/>
          <w:szCs w:val="24"/>
          <w:u w:val="single"/>
        </w:rPr>
      </w:pPr>
      <w:r w:rsidRPr="00591DEC">
        <w:rPr>
          <w:b/>
          <w:bCs/>
          <w:color w:val="C00000"/>
          <w:sz w:val="24"/>
          <w:szCs w:val="24"/>
          <w:u w:val="single"/>
        </w:rPr>
        <w:t>Filter for Delivered Orders</w:t>
      </w:r>
    </w:p>
    <w:p w14:paraId="08A120D5" w14:textId="77777777" w:rsidR="00F3458E" w:rsidRDefault="00474459" w:rsidP="00A36649">
      <w:pPr>
        <w:pStyle w:val="ListParagraph"/>
        <w:widowControl w:val="0"/>
        <w:numPr>
          <w:ilvl w:val="0"/>
          <w:numId w:val="10"/>
        </w:numPr>
        <w:spacing w:before="200" w:line="240" w:lineRule="auto"/>
        <w:rPr>
          <w:sz w:val="24"/>
          <w:szCs w:val="24"/>
        </w:rPr>
      </w:pPr>
      <w:r w:rsidRPr="00474459">
        <w:rPr>
          <w:sz w:val="24"/>
          <w:szCs w:val="24"/>
        </w:rPr>
        <w:t xml:space="preserve">New Measure </w:t>
      </w:r>
    </w:p>
    <w:p w14:paraId="21B1AC23" w14:textId="06553A9B" w:rsidR="00661E87" w:rsidRPr="007B646E" w:rsidRDefault="005A59EE" w:rsidP="00A36649">
      <w:pPr>
        <w:pStyle w:val="ListParagraph"/>
        <w:widowControl w:val="0"/>
        <w:numPr>
          <w:ilvl w:val="0"/>
          <w:numId w:val="10"/>
        </w:numPr>
        <w:spacing w:before="200" w:line="240" w:lineRule="auto"/>
        <w:rPr>
          <w:sz w:val="24"/>
          <w:szCs w:val="24"/>
        </w:rPr>
      </w:pPr>
      <w:r>
        <w:rPr>
          <w:sz w:val="24"/>
          <w:szCs w:val="24"/>
        </w:rPr>
        <w:t>E</w:t>
      </w:r>
      <w:r w:rsidRPr="005A59EE">
        <w:rPr>
          <w:sz w:val="24"/>
          <w:szCs w:val="24"/>
        </w:rPr>
        <w:t>nter this formula:</w:t>
      </w:r>
      <w:r w:rsidR="00F3458E">
        <w:rPr>
          <w:sz w:val="24"/>
          <w:szCs w:val="24"/>
        </w:rPr>
        <w:t xml:space="preserve"> </w:t>
      </w:r>
      <w:proofErr w:type="spellStart"/>
      <w:r w:rsidR="00377EDC" w:rsidRPr="00AE09BB">
        <w:rPr>
          <w:sz w:val="24"/>
          <w:szCs w:val="24"/>
        </w:rPr>
        <w:t>AvgDeliveryDays</w:t>
      </w:r>
      <w:r w:rsidR="00AE09BB" w:rsidRPr="00AE09BB">
        <w:rPr>
          <w:rFonts w:eastAsia="Times New Roman"/>
          <w:color w:val="000000"/>
          <w:sz w:val="24"/>
          <w:szCs w:val="24"/>
          <w:lang w:val="en-IN"/>
        </w:rPr>
        <w:t>ForDeliveredOrders</w:t>
      </w:r>
      <w:proofErr w:type="spellEnd"/>
      <w:r w:rsidR="006F210F" w:rsidRPr="006F210F">
        <w:rPr>
          <w:rFonts w:ascii="Consolas" w:eastAsia="Times New Roman" w:hAnsi="Consolas" w:cs="Times New Roman"/>
          <w:color w:val="000000"/>
          <w:sz w:val="18"/>
          <w:szCs w:val="18"/>
          <w:lang w:val="en-IN"/>
        </w:rPr>
        <w:t>=</w:t>
      </w:r>
      <w:r w:rsidR="00377EDC" w:rsidRPr="006F210F">
        <w:rPr>
          <w:sz w:val="24"/>
          <w:szCs w:val="24"/>
        </w:rPr>
        <w:t>CALCULATE(AVERAGE(</w:t>
      </w:r>
      <w:proofErr w:type="gramStart"/>
      <w:r w:rsidR="00377EDC" w:rsidRPr="006F210F">
        <w:rPr>
          <w:sz w:val="24"/>
          <w:szCs w:val="24"/>
        </w:rPr>
        <w:t>Orders[</w:t>
      </w:r>
      <w:proofErr w:type="spellStart"/>
      <w:proofErr w:type="gramEnd"/>
      <w:r w:rsidR="00377EDC" w:rsidRPr="006F210F">
        <w:rPr>
          <w:sz w:val="24"/>
          <w:szCs w:val="24"/>
        </w:rPr>
        <w:t>DeliveryDuration</w:t>
      </w:r>
      <w:proofErr w:type="spellEnd"/>
      <w:r w:rsidR="00377EDC" w:rsidRPr="006F210F">
        <w:rPr>
          <w:sz w:val="24"/>
          <w:szCs w:val="24"/>
        </w:rPr>
        <w:t>]),Orders[Status] = "Delivered")</w:t>
      </w:r>
    </w:p>
    <w:p w14:paraId="75782728" w14:textId="67D9375C" w:rsidR="00377EDC" w:rsidRPr="00377EDC" w:rsidRDefault="003E455E" w:rsidP="00A36649">
      <w:pPr>
        <w:pStyle w:val="ListParagraph"/>
        <w:numPr>
          <w:ilvl w:val="0"/>
          <w:numId w:val="10"/>
        </w:numPr>
        <w:shd w:val="clear" w:color="auto" w:fill="FFFFFF"/>
        <w:spacing w:line="270" w:lineRule="atLeast"/>
        <w:rPr>
          <w:sz w:val="24"/>
          <w:szCs w:val="24"/>
        </w:rPr>
      </w:pPr>
      <w:r w:rsidRPr="003E455E">
        <w:rPr>
          <w:sz w:val="24"/>
          <w:szCs w:val="24"/>
        </w:rPr>
        <w:t>This measure calculates the average delivery duration for orders where the status is "Delivered."</w:t>
      </w:r>
    </w:p>
    <w:p w14:paraId="39D35742" w14:textId="13096411" w:rsidR="0049209F" w:rsidRPr="009949D8" w:rsidRDefault="009949D8" w:rsidP="009949D8">
      <w:pPr>
        <w:spacing w:before="100" w:beforeAutospacing="1" w:after="100" w:afterAutospacing="1" w:line="240" w:lineRule="auto"/>
        <w:ind w:left="1080"/>
        <w:rPr>
          <w:rFonts w:ascii="Times New Roman" w:eastAsia="Times New Roman" w:hAnsi="Times New Roman" w:cs="Times New Roman"/>
          <w:sz w:val="24"/>
          <w:szCs w:val="24"/>
          <w:lang w:val="en-IN"/>
        </w:rPr>
      </w:pPr>
      <w:r w:rsidRPr="009949D8">
        <w:rPr>
          <w:noProof/>
          <w:lang w:val="en-IN"/>
        </w:rPr>
        <w:drawing>
          <wp:inline distT="0" distB="0" distL="0" distR="0" wp14:anchorId="2CF1441A" wp14:editId="0E546007">
            <wp:extent cx="5733415" cy="953135"/>
            <wp:effectExtent l="0" t="0" r="635" b="0"/>
            <wp:docPr id="1719145426"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45426" name="Picture 20"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953135"/>
                    </a:xfrm>
                    <a:prstGeom prst="rect">
                      <a:avLst/>
                    </a:prstGeom>
                    <a:noFill/>
                    <a:ln>
                      <a:noFill/>
                    </a:ln>
                  </pic:spPr>
                </pic:pic>
              </a:graphicData>
            </a:graphic>
          </wp:inline>
        </w:drawing>
      </w:r>
    </w:p>
    <w:p w14:paraId="3452D9F9" w14:textId="4C8F544F" w:rsidR="00B0047D" w:rsidRPr="00C325EB" w:rsidRDefault="00C2219A" w:rsidP="00A36649">
      <w:pPr>
        <w:widowControl w:val="0"/>
        <w:numPr>
          <w:ilvl w:val="0"/>
          <w:numId w:val="1"/>
        </w:numPr>
        <w:spacing w:before="200" w:line="240" w:lineRule="auto"/>
        <w:rPr>
          <w:color w:val="1F497D" w:themeColor="text2"/>
          <w:sz w:val="24"/>
          <w:szCs w:val="24"/>
        </w:rPr>
      </w:pPr>
      <w:r w:rsidRPr="003442FE">
        <w:rPr>
          <w:color w:val="1F497D" w:themeColor="text2"/>
          <w:sz w:val="24"/>
          <w:szCs w:val="24"/>
        </w:rPr>
        <w:t xml:space="preserve">Which products, categories, and subcategories are the most popular? </w:t>
      </w:r>
    </w:p>
    <w:p w14:paraId="14085CE4" w14:textId="2992CC0D" w:rsidR="000954E5" w:rsidRPr="00591DEC" w:rsidRDefault="00591DEC" w:rsidP="003E7057">
      <w:pPr>
        <w:widowControl w:val="0"/>
        <w:spacing w:before="200" w:line="240" w:lineRule="auto"/>
        <w:rPr>
          <w:b/>
          <w:bCs/>
          <w:color w:val="C00000"/>
          <w:sz w:val="24"/>
          <w:szCs w:val="24"/>
          <w:u w:val="single"/>
        </w:rPr>
      </w:pPr>
      <w:r w:rsidRPr="00591DEC">
        <w:rPr>
          <w:color w:val="C00000"/>
          <w:sz w:val="24"/>
          <w:szCs w:val="24"/>
        </w:rPr>
        <w:t xml:space="preserve">           </w:t>
      </w:r>
      <w:r w:rsidR="006E5089" w:rsidRPr="00591DEC">
        <w:rPr>
          <w:color w:val="C00000"/>
          <w:sz w:val="24"/>
          <w:szCs w:val="24"/>
          <w:u w:val="single"/>
        </w:rPr>
        <w:t>Popularity by Order Quantity</w:t>
      </w:r>
      <w:r w:rsidR="00404C41" w:rsidRPr="00591DEC">
        <w:rPr>
          <w:color w:val="C00000"/>
          <w:sz w:val="24"/>
          <w:szCs w:val="24"/>
          <w:u w:val="single"/>
        </w:rPr>
        <w:t xml:space="preserve">: </w:t>
      </w:r>
    </w:p>
    <w:p w14:paraId="3DFF7C09" w14:textId="7CE90F99" w:rsidR="00F846FE" w:rsidRDefault="00404C41" w:rsidP="00A36649">
      <w:pPr>
        <w:pStyle w:val="ListParagraph"/>
        <w:widowControl w:val="0"/>
        <w:numPr>
          <w:ilvl w:val="0"/>
          <w:numId w:val="11"/>
        </w:numPr>
        <w:spacing w:before="200" w:line="240" w:lineRule="auto"/>
        <w:rPr>
          <w:sz w:val="24"/>
          <w:szCs w:val="24"/>
        </w:rPr>
      </w:pPr>
      <w:r w:rsidRPr="000954E5">
        <w:rPr>
          <w:sz w:val="24"/>
          <w:szCs w:val="24"/>
        </w:rPr>
        <w:t>Modeling &gt; New Measure</w:t>
      </w:r>
    </w:p>
    <w:p w14:paraId="22040350" w14:textId="77777777" w:rsidR="009B45A9" w:rsidRDefault="00802513" w:rsidP="00A36649">
      <w:pPr>
        <w:pStyle w:val="ListParagraph"/>
        <w:widowControl w:val="0"/>
        <w:numPr>
          <w:ilvl w:val="0"/>
          <w:numId w:val="11"/>
        </w:numPr>
        <w:spacing w:before="200" w:line="240" w:lineRule="auto"/>
        <w:rPr>
          <w:sz w:val="24"/>
          <w:szCs w:val="24"/>
        </w:rPr>
      </w:pPr>
      <w:r w:rsidRPr="00802513">
        <w:rPr>
          <w:sz w:val="24"/>
          <w:szCs w:val="24"/>
        </w:rPr>
        <w:t xml:space="preserve">TotalOrderQuantity = </w:t>
      </w:r>
      <w:proofErr w:type="gramStart"/>
      <w:r w:rsidRPr="00802513">
        <w:rPr>
          <w:sz w:val="24"/>
          <w:szCs w:val="24"/>
        </w:rPr>
        <w:t>SUM(</w:t>
      </w:r>
      <w:proofErr w:type="gramEnd"/>
      <w:r w:rsidR="00AD5A91">
        <w:rPr>
          <w:sz w:val="24"/>
          <w:szCs w:val="24"/>
        </w:rPr>
        <w:t>Orders</w:t>
      </w:r>
      <w:r w:rsidRPr="00802513">
        <w:rPr>
          <w:sz w:val="24"/>
          <w:szCs w:val="24"/>
        </w:rPr>
        <w:t>[Order Quantity])</w:t>
      </w:r>
    </w:p>
    <w:p w14:paraId="16E2FD61" w14:textId="5D18A276" w:rsidR="00957BC1" w:rsidRPr="00591DEC" w:rsidRDefault="00591DEC" w:rsidP="00CA6651">
      <w:pPr>
        <w:widowControl w:val="0"/>
        <w:spacing w:before="200" w:line="240" w:lineRule="auto"/>
        <w:rPr>
          <w:color w:val="C00000"/>
          <w:sz w:val="24"/>
          <w:szCs w:val="24"/>
        </w:rPr>
      </w:pPr>
      <w:r w:rsidRPr="00591DEC">
        <w:rPr>
          <w:color w:val="C00000"/>
          <w:sz w:val="24"/>
          <w:szCs w:val="24"/>
        </w:rPr>
        <w:t xml:space="preserve">          </w:t>
      </w:r>
      <w:r w:rsidR="0078182B" w:rsidRPr="00591DEC">
        <w:rPr>
          <w:color w:val="C00000"/>
          <w:sz w:val="24"/>
          <w:szCs w:val="24"/>
          <w:u w:val="single"/>
        </w:rPr>
        <w:t>For Most Popular Products:</w:t>
      </w:r>
    </w:p>
    <w:p w14:paraId="2BD1C164" w14:textId="16751DA9" w:rsidR="006C3FB8" w:rsidRPr="006C3FB8" w:rsidRDefault="00043A5A" w:rsidP="00A36649">
      <w:pPr>
        <w:pStyle w:val="ListParagraph"/>
        <w:widowControl w:val="0"/>
        <w:numPr>
          <w:ilvl w:val="0"/>
          <w:numId w:val="15"/>
        </w:numPr>
        <w:spacing w:before="200" w:line="240" w:lineRule="auto"/>
        <w:rPr>
          <w:sz w:val="24"/>
          <w:szCs w:val="24"/>
          <w:u w:val="single"/>
        </w:rPr>
      </w:pPr>
      <w:r w:rsidRPr="00957BC1">
        <w:rPr>
          <w:sz w:val="24"/>
          <w:szCs w:val="24"/>
        </w:rPr>
        <w:t xml:space="preserve">Add a </w:t>
      </w:r>
      <w:r w:rsidRPr="00957BC1">
        <w:rPr>
          <w:b/>
          <w:bCs/>
          <w:sz w:val="24"/>
          <w:szCs w:val="24"/>
        </w:rPr>
        <w:t>Table Visual</w:t>
      </w:r>
      <w:r w:rsidRPr="00957BC1">
        <w:rPr>
          <w:sz w:val="24"/>
          <w:szCs w:val="24"/>
        </w:rPr>
        <w:t xml:space="preserve"> to the canvas </w:t>
      </w:r>
    </w:p>
    <w:p w14:paraId="46D6F221" w14:textId="77777777" w:rsidR="006C3FB8" w:rsidRPr="006C3FB8" w:rsidRDefault="004A7FDE" w:rsidP="00A36649">
      <w:pPr>
        <w:pStyle w:val="ListParagraph"/>
        <w:widowControl w:val="0"/>
        <w:numPr>
          <w:ilvl w:val="0"/>
          <w:numId w:val="15"/>
        </w:numPr>
        <w:spacing w:before="200" w:line="240" w:lineRule="auto"/>
        <w:rPr>
          <w:sz w:val="24"/>
          <w:szCs w:val="24"/>
          <w:u w:val="single"/>
        </w:rPr>
      </w:pPr>
      <w:r w:rsidRPr="00957BC1">
        <w:rPr>
          <w:sz w:val="24"/>
          <w:szCs w:val="24"/>
        </w:rPr>
        <w:t xml:space="preserve">Drag the </w:t>
      </w:r>
      <w:r w:rsidRPr="00957BC1">
        <w:rPr>
          <w:b/>
          <w:bCs/>
          <w:sz w:val="24"/>
          <w:szCs w:val="24"/>
        </w:rPr>
        <w:t>Product</w:t>
      </w:r>
      <w:r w:rsidRPr="00957BC1">
        <w:rPr>
          <w:sz w:val="24"/>
          <w:szCs w:val="24"/>
        </w:rPr>
        <w:t xml:space="preserve"> column into the table </w:t>
      </w:r>
    </w:p>
    <w:p w14:paraId="320486C5" w14:textId="5C98B046" w:rsidR="006C3FB8" w:rsidRPr="006C3FB8" w:rsidRDefault="00627D2E" w:rsidP="00A36649">
      <w:pPr>
        <w:pStyle w:val="ListParagraph"/>
        <w:widowControl w:val="0"/>
        <w:numPr>
          <w:ilvl w:val="0"/>
          <w:numId w:val="15"/>
        </w:numPr>
        <w:spacing w:before="200" w:line="240" w:lineRule="auto"/>
        <w:rPr>
          <w:sz w:val="24"/>
          <w:szCs w:val="24"/>
          <w:u w:val="single"/>
        </w:rPr>
      </w:pPr>
      <w:r w:rsidRPr="006C3FB8">
        <w:rPr>
          <w:sz w:val="24"/>
          <w:szCs w:val="24"/>
        </w:rPr>
        <w:t xml:space="preserve">Drag the TotalOrderQuantity </w:t>
      </w:r>
    </w:p>
    <w:p w14:paraId="51B031C1" w14:textId="30436304" w:rsidR="007603BA" w:rsidRPr="00CA6651" w:rsidRDefault="002D5117" w:rsidP="00A36649">
      <w:pPr>
        <w:pStyle w:val="ListParagraph"/>
        <w:widowControl w:val="0"/>
        <w:numPr>
          <w:ilvl w:val="0"/>
          <w:numId w:val="15"/>
        </w:numPr>
        <w:spacing w:before="200" w:line="240" w:lineRule="auto"/>
        <w:rPr>
          <w:sz w:val="24"/>
          <w:szCs w:val="24"/>
          <w:u w:val="single"/>
        </w:rPr>
      </w:pPr>
      <w:r w:rsidRPr="00957BC1">
        <w:rPr>
          <w:sz w:val="24"/>
          <w:szCs w:val="24"/>
        </w:rPr>
        <w:t>Sort the table by TotalOrderQuant</w:t>
      </w:r>
      <w:r w:rsidR="00EB76F8" w:rsidRPr="00957BC1">
        <w:rPr>
          <w:sz w:val="24"/>
          <w:szCs w:val="24"/>
        </w:rPr>
        <w:t>ity</w:t>
      </w:r>
      <w:r w:rsidRPr="00957BC1">
        <w:rPr>
          <w:sz w:val="24"/>
          <w:szCs w:val="24"/>
        </w:rPr>
        <w:t xml:space="preserve"> in descending order</w:t>
      </w:r>
      <w:r w:rsidR="00CA6651">
        <w:rPr>
          <w:sz w:val="24"/>
          <w:szCs w:val="24"/>
        </w:rPr>
        <w:t>.</w:t>
      </w:r>
      <w:r w:rsidR="00332880" w:rsidRPr="00332880">
        <w:rPr>
          <w:noProof/>
          <w:lang w:val="en-IN"/>
        </w:rPr>
        <w:lastRenderedPageBreak/>
        <w:drawing>
          <wp:inline distT="0" distB="0" distL="0" distR="0" wp14:anchorId="71613C2C" wp14:editId="2762ACE2">
            <wp:extent cx="4391660" cy="2160905"/>
            <wp:effectExtent l="0" t="0" r="8890" b="0"/>
            <wp:docPr id="150241680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16801" name="Picture 13" descr="A screenshot of a computer&#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t="592"/>
                    <a:stretch/>
                  </pic:blipFill>
                  <pic:spPr bwMode="auto">
                    <a:xfrm>
                      <a:off x="0" y="0"/>
                      <a:ext cx="4487952" cy="2208285"/>
                    </a:xfrm>
                    <a:prstGeom prst="rect">
                      <a:avLst/>
                    </a:prstGeom>
                    <a:noFill/>
                    <a:ln>
                      <a:noFill/>
                    </a:ln>
                    <a:extLst>
                      <a:ext uri="{53640926-AAD7-44D8-BBD7-CCE9431645EC}">
                        <a14:shadowObscured xmlns:a14="http://schemas.microsoft.com/office/drawing/2010/main"/>
                      </a:ext>
                    </a:extLst>
                  </pic:spPr>
                </pic:pic>
              </a:graphicData>
            </a:graphic>
          </wp:inline>
        </w:drawing>
      </w:r>
    </w:p>
    <w:p w14:paraId="2B4EA53D" w14:textId="77777777" w:rsidR="00C325EB" w:rsidRPr="00332880" w:rsidRDefault="00C325EB" w:rsidP="00332880">
      <w:pPr>
        <w:pStyle w:val="ListParagraph"/>
        <w:spacing w:before="100" w:beforeAutospacing="1" w:after="100" w:afterAutospacing="1" w:line="240" w:lineRule="auto"/>
        <w:ind w:left="1440"/>
        <w:rPr>
          <w:rFonts w:ascii="Times New Roman" w:eastAsia="Times New Roman" w:hAnsi="Times New Roman" w:cs="Times New Roman"/>
          <w:sz w:val="24"/>
          <w:szCs w:val="24"/>
          <w:lang w:val="en-IN"/>
        </w:rPr>
      </w:pPr>
    </w:p>
    <w:p w14:paraId="712D68B6" w14:textId="16AAB682" w:rsidR="00164642" w:rsidRPr="00591DEC" w:rsidRDefault="0096034B" w:rsidP="00A36649">
      <w:pPr>
        <w:pStyle w:val="ListParagraph"/>
        <w:widowControl w:val="0"/>
        <w:numPr>
          <w:ilvl w:val="0"/>
          <w:numId w:val="14"/>
        </w:numPr>
        <w:spacing w:before="200" w:line="240" w:lineRule="auto"/>
        <w:rPr>
          <w:color w:val="C00000"/>
          <w:sz w:val="24"/>
          <w:szCs w:val="24"/>
          <w:u w:val="single"/>
        </w:rPr>
      </w:pPr>
      <w:r w:rsidRPr="00591DEC">
        <w:rPr>
          <w:color w:val="C00000"/>
          <w:sz w:val="24"/>
          <w:szCs w:val="24"/>
          <w:u w:val="single"/>
        </w:rPr>
        <w:t xml:space="preserve">For Most Popular </w:t>
      </w:r>
      <w:proofErr w:type="gramStart"/>
      <w:r w:rsidRPr="00591DEC">
        <w:rPr>
          <w:color w:val="C00000"/>
          <w:sz w:val="24"/>
          <w:szCs w:val="24"/>
          <w:u w:val="single"/>
        </w:rPr>
        <w:t>Categories :</w:t>
      </w:r>
      <w:proofErr w:type="gramEnd"/>
    </w:p>
    <w:p w14:paraId="21EC5435" w14:textId="77777777" w:rsidR="00FE46CB" w:rsidRPr="00FE46CB" w:rsidRDefault="0038744E" w:rsidP="00A36649">
      <w:pPr>
        <w:pStyle w:val="ListParagraph"/>
        <w:widowControl w:val="0"/>
        <w:numPr>
          <w:ilvl w:val="0"/>
          <w:numId w:val="16"/>
        </w:numPr>
        <w:spacing w:before="200" w:line="240" w:lineRule="auto"/>
        <w:rPr>
          <w:b/>
          <w:bCs/>
          <w:sz w:val="24"/>
          <w:szCs w:val="24"/>
        </w:rPr>
      </w:pPr>
      <w:r w:rsidRPr="00957BC1">
        <w:rPr>
          <w:sz w:val="24"/>
          <w:szCs w:val="24"/>
        </w:rPr>
        <w:t xml:space="preserve">Add a </w:t>
      </w:r>
      <w:r w:rsidRPr="00957BC1">
        <w:rPr>
          <w:b/>
          <w:bCs/>
          <w:sz w:val="24"/>
          <w:szCs w:val="24"/>
        </w:rPr>
        <w:t>Table Visual</w:t>
      </w:r>
      <w:r w:rsidRPr="00957BC1">
        <w:rPr>
          <w:sz w:val="24"/>
          <w:szCs w:val="24"/>
        </w:rPr>
        <w:t xml:space="preserve"> to the canvas </w:t>
      </w:r>
    </w:p>
    <w:p w14:paraId="0FFC2DDE" w14:textId="77777777" w:rsidR="00B474F3" w:rsidRDefault="00BC1681" w:rsidP="00A36649">
      <w:pPr>
        <w:pStyle w:val="ListParagraph"/>
        <w:widowControl w:val="0"/>
        <w:numPr>
          <w:ilvl w:val="0"/>
          <w:numId w:val="16"/>
        </w:numPr>
        <w:spacing w:before="200" w:line="240" w:lineRule="auto"/>
        <w:rPr>
          <w:b/>
          <w:bCs/>
          <w:sz w:val="24"/>
          <w:szCs w:val="24"/>
        </w:rPr>
      </w:pPr>
      <w:r w:rsidRPr="00164642">
        <w:rPr>
          <w:sz w:val="24"/>
          <w:szCs w:val="24"/>
        </w:rPr>
        <w:t xml:space="preserve">Drag the </w:t>
      </w:r>
      <w:r w:rsidRPr="00164642">
        <w:rPr>
          <w:b/>
          <w:bCs/>
          <w:sz w:val="24"/>
          <w:szCs w:val="24"/>
        </w:rPr>
        <w:t>Product Category</w:t>
      </w:r>
      <w:r w:rsidR="00A4798C" w:rsidRPr="00164642">
        <w:rPr>
          <w:b/>
          <w:bCs/>
          <w:sz w:val="24"/>
          <w:szCs w:val="24"/>
        </w:rPr>
        <w:t xml:space="preserve"> </w:t>
      </w:r>
      <w:r w:rsidR="00FE46CB">
        <w:rPr>
          <w:b/>
          <w:bCs/>
          <w:sz w:val="24"/>
          <w:szCs w:val="24"/>
        </w:rPr>
        <w:t xml:space="preserve">column </w:t>
      </w:r>
      <w:r w:rsidR="0038744E">
        <w:rPr>
          <w:b/>
          <w:bCs/>
          <w:sz w:val="24"/>
          <w:szCs w:val="24"/>
        </w:rPr>
        <w:t xml:space="preserve">into </w:t>
      </w:r>
      <w:r w:rsidR="00FE46CB">
        <w:rPr>
          <w:b/>
          <w:bCs/>
          <w:sz w:val="24"/>
          <w:szCs w:val="24"/>
        </w:rPr>
        <w:t>the table</w:t>
      </w:r>
    </w:p>
    <w:p w14:paraId="6967E28D" w14:textId="193ED980" w:rsidR="004317A5" w:rsidRDefault="00AA624B" w:rsidP="00A36649">
      <w:pPr>
        <w:pStyle w:val="ListParagraph"/>
        <w:widowControl w:val="0"/>
        <w:numPr>
          <w:ilvl w:val="0"/>
          <w:numId w:val="16"/>
        </w:numPr>
        <w:spacing w:before="200" w:line="240" w:lineRule="auto"/>
        <w:rPr>
          <w:b/>
          <w:bCs/>
          <w:sz w:val="24"/>
          <w:szCs w:val="24"/>
        </w:rPr>
      </w:pPr>
      <w:r w:rsidRPr="00164642">
        <w:rPr>
          <w:b/>
          <w:bCs/>
          <w:sz w:val="24"/>
          <w:szCs w:val="24"/>
        </w:rPr>
        <w:t xml:space="preserve"> Drag Total Order Quantity </w:t>
      </w:r>
    </w:p>
    <w:p w14:paraId="77A614AE" w14:textId="412886AE" w:rsidR="003A4D47" w:rsidRPr="004771F3" w:rsidRDefault="00B474F3" w:rsidP="00A36649">
      <w:pPr>
        <w:pStyle w:val="ListParagraph"/>
        <w:widowControl w:val="0"/>
        <w:numPr>
          <w:ilvl w:val="0"/>
          <w:numId w:val="16"/>
        </w:numPr>
        <w:spacing w:before="200" w:line="240" w:lineRule="auto"/>
        <w:rPr>
          <w:sz w:val="24"/>
          <w:szCs w:val="24"/>
          <w:u w:val="single"/>
        </w:rPr>
      </w:pPr>
      <w:r w:rsidRPr="00957BC1">
        <w:rPr>
          <w:sz w:val="24"/>
          <w:szCs w:val="24"/>
        </w:rPr>
        <w:t>Sort the table by TotalOrderQuantity in descending order.</w:t>
      </w:r>
    </w:p>
    <w:p w14:paraId="2E646DC9" w14:textId="77777777" w:rsidR="004771F3" w:rsidRPr="00332880" w:rsidRDefault="004771F3" w:rsidP="004771F3">
      <w:pPr>
        <w:pStyle w:val="ListParagraph"/>
        <w:widowControl w:val="0"/>
        <w:spacing w:before="200" w:line="240" w:lineRule="auto"/>
        <w:ind w:left="1440"/>
        <w:rPr>
          <w:sz w:val="24"/>
          <w:szCs w:val="24"/>
          <w:u w:val="single"/>
        </w:rPr>
      </w:pPr>
    </w:p>
    <w:p w14:paraId="5526F389" w14:textId="418794A2" w:rsidR="00B474F3" w:rsidRPr="004771F3" w:rsidRDefault="003A4D47" w:rsidP="004771F3">
      <w:pPr>
        <w:pStyle w:val="ListParagraph"/>
        <w:widowControl w:val="0"/>
        <w:spacing w:before="200"/>
        <w:ind w:left="1440"/>
        <w:rPr>
          <w:sz w:val="24"/>
          <w:szCs w:val="24"/>
          <w:u w:val="single"/>
          <w:lang w:val="en-IN"/>
        </w:rPr>
      </w:pPr>
      <w:r w:rsidRPr="003A4D47">
        <w:rPr>
          <w:noProof/>
          <w:sz w:val="24"/>
          <w:szCs w:val="24"/>
          <w:u w:val="single"/>
          <w:lang w:val="en-IN"/>
        </w:rPr>
        <w:drawing>
          <wp:inline distT="0" distB="0" distL="0" distR="0" wp14:anchorId="50497A9E" wp14:editId="0325DD95">
            <wp:extent cx="2937164" cy="1329055"/>
            <wp:effectExtent l="0" t="0" r="0" b="4445"/>
            <wp:docPr id="60737485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74852" name="Picture 12" descr="A screenshot of a computer&#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2658" t="3511" r="10662" b="29098"/>
                    <a:stretch/>
                  </pic:blipFill>
                  <pic:spPr bwMode="auto">
                    <a:xfrm>
                      <a:off x="0" y="0"/>
                      <a:ext cx="2939270" cy="1330008"/>
                    </a:xfrm>
                    <a:prstGeom prst="rect">
                      <a:avLst/>
                    </a:prstGeom>
                    <a:noFill/>
                    <a:ln>
                      <a:noFill/>
                    </a:ln>
                    <a:extLst>
                      <a:ext uri="{53640926-AAD7-44D8-BBD7-CCE9431645EC}">
                        <a14:shadowObscured xmlns:a14="http://schemas.microsoft.com/office/drawing/2010/main"/>
                      </a:ext>
                    </a:extLst>
                  </pic:spPr>
                </pic:pic>
              </a:graphicData>
            </a:graphic>
          </wp:inline>
        </w:drawing>
      </w:r>
    </w:p>
    <w:p w14:paraId="430F16CD" w14:textId="77777777" w:rsidR="00C02427" w:rsidRDefault="00C02427" w:rsidP="00791ED0">
      <w:pPr>
        <w:pStyle w:val="ListParagraph"/>
        <w:widowControl w:val="0"/>
        <w:spacing w:before="200" w:line="240" w:lineRule="auto"/>
        <w:rPr>
          <w:b/>
          <w:bCs/>
          <w:sz w:val="24"/>
          <w:szCs w:val="24"/>
        </w:rPr>
      </w:pPr>
    </w:p>
    <w:p w14:paraId="1288BDA4" w14:textId="3063A62D" w:rsidR="00791ED0" w:rsidRPr="00591DEC" w:rsidRDefault="00791ED0" w:rsidP="00A36649">
      <w:pPr>
        <w:pStyle w:val="ListParagraph"/>
        <w:widowControl w:val="0"/>
        <w:numPr>
          <w:ilvl w:val="0"/>
          <w:numId w:val="14"/>
        </w:numPr>
        <w:spacing w:before="200" w:line="240" w:lineRule="auto"/>
        <w:rPr>
          <w:color w:val="C00000"/>
          <w:sz w:val="24"/>
          <w:szCs w:val="24"/>
          <w:u w:val="single"/>
        </w:rPr>
      </w:pPr>
      <w:r w:rsidRPr="00591DEC">
        <w:rPr>
          <w:color w:val="C00000"/>
          <w:sz w:val="24"/>
          <w:szCs w:val="24"/>
          <w:u w:val="single"/>
        </w:rPr>
        <w:t xml:space="preserve">For Most Popular </w:t>
      </w:r>
      <w:r w:rsidR="003A27E0" w:rsidRPr="00591DEC">
        <w:rPr>
          <w:color w:val="C00000"/>
          <w:sz w:val="24"/>
          <w:szCs w:val="24"/>
          <w:u w:val="single"/>
        </w:rPr>
        <w:t>Su</w:t>
      </w:r>
      <w:r w:rsidR="00C02427" w:rsidRPr="00591DEC">
        <w:rPr>
          <w:color w:val="C00000"/>
          <w:sz w:val="24"/>
          <w:szCs w:val="24"/>
          <w:u w:val="single"/>
        </w:rPr>
        <w:t>bcategories</w:t>
      </w:r>
    </w:p>
    <w:p w14:paraId="5593B68D" w14:textId="1D85000E" w:rsidR="004317A5" w:rsidRPr="00BE38F8" w:rsidRDefault="00BE38F8" w:rsidP="00A36649">
      <w:pPr>
        <w:pStyle w:val="ListParagraph"/>
        <w:widowControl w:val="0"/>
        <w:numPr>
          <w:ilvl w:val="0"/>
          <w:numId w:val="17"/>
        </w:numPr>
        <w:spacing w:before="200" w:line="240" w:lineRule="auto"/>
        <w:rPr>
          <w:b/>
          <w:bCs/>
          <w:sz w:val="24"/>
          <w:szCs w:val="24"/>
        </w:rPr>
      </w:pPr>
      <w:r w:rsidRPr="00957BC1">
        <w:rPr>
          <w:sz w:val="24"/>
          <w:szCs w:val="24"/>
        </w:rPr>
        <w:t xml:space="preserve">Add a </w:t>
      </w:r>
      <w:r w:rsidRPr="00957BC1">
        <w:rPr>
          <w:b/>
          <w:bCs/>
          <w:sz w:val="24"/>
          <w:szCs w:val="24"/>
        </w:rPr>
        <w:t>Table Visual</w:t>
      </w:r>
      <w:r w:rsidRPr="00957BC1">
        <w:rPr>
          <w:sz w:val="24"/>
          <w:szCs w:val="24"/>
        </w:rPr>
        <w:t xml:space="preserve"> to the canvas</w:t>
      </w:r>
    </w:p>
    <w:p w14:paraId="09315367" w14:textId="2982296D" w:rsidR="00BE38F8" w:rsidRDefault="00BE38F8" w:rsidP="00A36649">
      <w:pPr>
        <w:pStyle w:val="ListParagraph"/>
        <w:widowControl w:val="0"/>
        <w:numPr>
          <w:ilvl w:val="0"/>
          <w:numId w:val="17"/>
        </w:numPr>
        <w:spacing w:before="200" w:line="240" w:lineRule="auto"/>
        <w:rPr>
          <w:b/>
          <w:bCs/>
          <w:sz w:val="24"/>
          <w:szCs w:val="24"/>
        </w:rPr>
      </w:pPr>
      <w:r w:rsidRPr="00164642">
        <w:rPr>
          <w:sz w:val="24"/>
          <w:szCs w:val="24"/>
        </w:rPr>
        <w:t xml:space="preserve">Drag the </w:t>
      </w:r>
      <w:r w:rsidR="002E7595">
        <w:rPr>
          <w:b/>
          <w:bCs/>
          <w:sz w:val="24"/>
          <w:szCs w:val="24"/>
        </w:rPr>
        <w:t>Subcategories</w:t>
      </w:r>
      <w:r w:rsidRPr="00164642">
        <w:rPr>
          <w:b/>
          <w:bCs/>
          <w:sz w:val="24"/>
          <w:szCs w:val="24"/>
        </w:rPr>
        <w:t xml:space="preserve"> </w:t>
      </w:r>
      <w:r>
        <w:rPr>
          <w:b/>
          <w:bCs/>
          <w:sz w:val="24"/>
          <w:szCs w:val="24"/>
        </w:rPr>
        <w:t>column into the table</w:t>
      </w:r>
    </w:p>
    <w:p w14:paraId="64AE8D97" w14:textId="77777777" w:rsidR="007603BA" w:rsidRDefault="004317A5" w:rsidP="00A36649">
      <w:pPr>
        <w:pStyle w:val="ListParagraph"/>
        <w:widowControl w:val="0"/>
        <w:numPr>
          <w:ilvl w:val="0"/>
          <w:numId w:val="17"/>
        </w:numPr>
        <w:spacing w:before="200" w:line="240" w:lineRule="auto"/>
        <w:rPr>
          <w:b/>
          <w:bCs/>
          <w:sz w:val="24"/>
          <w:szCs w:val="24"/>
        </w:rPr>
      </w:pPr>
      <w:r w:rsidRPr="002E7595">
        <w:rPr>
          <w:sz w:val="24"/>
          <w:szCs w:val="24"/>
        </w:rPr>
        <w:t xml:space="preserve"> </w:t>
      </w:r>
      <w:r w:rsidR="002E7595" w:rsidRPr="00164642">
        <w:rPr>
          <w:b/>
          <w:bCs/>
          <w:sz w:val="24"/>
          <w:szCs w:val="24"/>
        </w:rPr>
        <w:t>Drag Total Order Quantity</w:t>
      </w:r>
    </w:p>
    <w:p w14:paraId="7551A166" w14:textId="77777777" w:rsidR="007603BA" w:rsidRPr="00C325EB" w:rsidRDefault="004317A5" w:rsidP="00A36649">
      <w:pPr>
        <w:pStyle w:val="ListParagraph"/>
        <w:widowControl w:val="0"/>
        <w:numPr>
          <w:ilvl w:val="0"/>
          <w:numId w:val="16"/>
        </w:numPr>
        <w:spacing w:before="200" w:line="240" w:lineRule="auto"/>
        <w:rPr>
          <w:sz w:val="24"/>
          <w:szCs w:val="24"/>
          <w:u w:val="single"/>
        </w:rPr>
      </w:pPr>
      <w:r w:rsidRPr="002E7595">
        <w:rPr>
          <w:sz w:val="24"/>
          <w:szCs w:val="24"/>
        </w:rPr>
        <w:t xml:space="preserve">  </w:t>
      </w:r>
      <w:r w:rsidR="007603BA" w:rsidRPr="00957BC1">
        <w:rPr>
          <w:sz w:val="24"/>
          <w:szCs w:val="24"/>
        </w:rPr>
        <w:t>Sort the table by TotalOrderQuantity in descending order.</w:t>
      </w:r>
    </w:p>
    <w:p w14:paraId="7D83F4CA" w14:textId="77777777" w:rsidR="00C325EB" w:rsidRPr="00957BC1" w:rsidRDefault="00C325EB" w:rsidP="00C325EB">
      <w:pPr>
        <w:pStyle w:val="ListParagraph"/>
        <w:widowControl w:val="0"/>
        <w:spacing w:before="200" w:line="240" w:lineRule="auto"/>
        <w:ind w:left="1440"/>
        <w:rPr>
          <w:sz w:val="24"/>
          <w:szCs w:val="24"/>
          <w:u w:val="single"/>
        </w:rPr>
      </w:pPr>
    </w:p>
    <w:p w14:paraId="052A0168" w14:textId="63819D1F" w:rsidR="00041521" w:rsidRPr="00041521" w:rsidRDefault="00041521" w:rsidP="00041521">
      <w:pPr>
        <w:pStyle w:val="ListParagraph"/>
        <w:widowControl w:val="0"/>
        <w:spacing w:before="200"/>
        <w:ind w:left="1440"/>
        <w:rPr>
          <w:sz w:val="24"/>
          <w:szCs w:val="24"/>
          <w:lang w:val="en-IN"/>
        </w:rPr>
      </w:pPr>
      <w:r w:rsidRPr="00041521">
        <w:rPr>
          <w:noProof/>
          <w:sz w:val="24"/>
          <w:szCs w:val="24"/>
          <w:lang w:val="en-IN"/>
        </w:rPr>
        <w:drawing>
          <wp:inline distT="0" distB="0" distL="0" distR="0" wp14:anchorId="0CCF3B7E" wp14:editId="550ACF30">
            <wp:extent cx="2393855" cy="2251364"/>
            <wp:effectExtent l="0" t="0" r="6985" b="0"/>
            <wp:docPr id="97278805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88052" name="Picture 10" descr="A screenshot of a computer&#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1735" t="1298" r="4725" b="4625"/>
                    <a:stretch/>
                  </pic:blipFill>
                  <pic:spPr bwMode="auto">
                    <a:xfrm>
                      <a:off x="0" y="0"/>
                      <a:ext cx="2403247" cy="2260197"/>
                    </a:xfrm>
                    <a:prstGeom prst="rect">
                      <a:avLst/>
                    </a:prstGeom>
                    <a:noFill/>
                    <a:ln>
                      <a:noFill/>
                    </a:ln>
                    <a:extLst>
                      <a:ext uri="{53640926-AAD7-44D8-BBD7-CCE9431645EC}">
                        <a14:shadowObscured xmlns:a14="http://schemas.microsoft.com/office/drawing/2010/main"/>
                      </a:ext>
                    </a:extLst>
                  </pic:spPr>
                </pic:pic>
              </a:graphicData>
            </a:graphic>
          </wp:inline>
        </w:drawing>
      </w:r>
    </w:p>
    <w:p w14:paraId="3E3481DF" w14:textId="02E33E0A" w:rsidR="004317A5" w:rsidRPr="009C5E01" w:rsidRDefault="004317A5" w:rsidP="009C5E01">
      <w:pPr>
        <w:widowControl w:val="0"/>
        <w:spacing w:before="200" w:line="240" w:lineRule="auto"/>
        <w:rPr>
          <w:b/>
          <w:bCs/>
          <w:sz w:val="24"/>
          <w:szCs w:val="24"/>
        </w:rPr>
      </w:pPr>
      <w:r w:rsidRPr="009C5E01">
        <w:rPr>
          <w:sz w:val="24"/>
          <w:szCs w:val="24"/>
        </w:rPr>
        <w:t xml:space="preserve">                                          </w:t>
      </w:r>
    </w:p>
    <w:p w14:paraId="41C21F4D" w14:textId="6C8881E5" w:rsidR="00845794" w:rsidRPr="003442FE" w:rsidRDefault="004C7FC3" w:rsidP="00A36649">
      <w:pPr>
        <w:pStyle w:val="ListParagraph"/>
        <w:widowControl w:val="0"/>
        <w:numPr>
          <w:ilvl w:val="0"/>
          <w:numId w:val="1"/>
        </w:numPr>
        <w:spacing w:before="200" w:line="240" w:lineRule="auto"/>
        <w:rPr>
          <w:color w:val="1F497D" w:themeColor="text2"/>
          <w:sz w:val="24"/>
          <w:szCs w:val="24"/>
        </w:rPr>
      </w:pPr>
      <w:r w:rsidRPr="003442FE">
        <w:rPr>
          <w:color w:val="1F497D" w:themeColor="text2"/>
          <w:sz w:val="24"/>
          <w:szCs w:val="24"/>
        </w:rPr>
        <w:lastRenderedPageBreak/>
        <w:t>Which products have seen an increase or decrease in sales over the year?</w:t>
      </w:r>
    </w:p>
    <w:p w14:paraId="0000000D" w14:textId="50A801DA" w:rsidR="000C6BF3" w:rsidRDefault="004E25E4" w:rsidP="004C7FC3">
      <w:pPr>
        <w:widowControl w:val="0"/>
        <w:spacing w:before="200" w:line="240" w:lineRule="auto"/>
        <w:rPr>
          <w:sz w:val="24"/>
          <w:szCs w:val="24"/>
        </w:rPr>
      </w:pPr>
      <w:r w:rsidRPr="004E25E4">
        <w:rPr>
          <w:sz w:val="24"/>
          <w:szCs w:val="24"/>
        </w:rPr>
        <w:t xml:space="preserve">To </w:t>
      </w:r>
      <w:r w:rsidR="007478F6" w:rsidRPr="004E25E4">
        <w:rPr>
          <w:sz w:val="24"/>
          <w:szCs w:val="24"/>
        </w:rPr>
        <w:t>analyse</w:t>
      </w:r>
      <w:r w:rsidRPr="004E25E4">
        <w:rPr>
          <w:sz w:val="24"/>
          <w:szCs w:val="24"/>
        </w:rPr>
        <w:t xml:space="preserve"> which products have seen an </w:t>
      </w:r>
      <w:r w:rsidRPr="004E25E4">
        <w:rPr>
          <w:b/>
          <w:bCs/>
          <w:sz w:val="24"/>
          <w:szCs w:val="24"/>
        </w:rPr>
        <w:t>increase or decrease in sales</w:t>
      </w:r>
      <w:r w:rsidRPr="004E25E4">
        <w:rPr>
          <w:sz w:val="24"/>
          <w:szCs w:val="24"/>
        </w:rPr>
        <w:t xml:space="preserve"> over the years</w:t>
      </w:r>
      <w:r w:rsidR="00345A0E">
        <w:rPr>
          <w:sz w:val="24"/>
          <w:szCs w:val="24"/>
        </w:rPr>
        <w:t xml:space="preserve">, </w:t>
      </w:r>
      <w:r w:rsidR="007478F6">
        <w:rPr>
          <w:sz w:val="24"/>
          <w:szCs w:val="24"/>
        </w:rPr>
        <w:t xml:space="preserve">I </w:t>
      </w:r>
      <w:r w:rsidRPr="004E25E4">
        <w:rPr>
          <w:sz w:val="24"/>
          <w:szCs w:val="24"/>
        </w:rPr>
        <w:t>follow</w:t>
      </w:r>
      <w:r w:rsidR="007478F6">
        <w:rPr>
          <w:sz w:val="24"/>
          <w:szCs w:val="24"/>
        </w:rPr>
        <w:t>ed</w:t>
      </w:r>
      <w:r w:rsidRPr="004E25E4">
        <w:rPr>
          <w:sz w:val="24"/>
          <w:szCs w:val="24"/>
        </w:rPr>
        <w:t xml:space="preserve"> these steps:</w:t>
      </w:r>
      <w:r>
        <w:rPr>
          <w:sz w:val="24"/>
          <w:szCs w:val="24"/>
        </w:rPr>
        <w:t xml:space="preserve"> </w:t>
      </w:r>
    </w:p>
    <w:p w14:paraId="2C874969" w14:textId="042011DC" w:rsidR="00D52D0E" w:rsidRPr="00591DEC" w:rsidRDefault="00314AE6" w:rsidP="004C7FC3">
      <w:pPr>
        <w:widowControl w:val="0"/>
        <w:spacing w:before="200" w:line="240" w:lineRule="auto"/>
        <w:rPr>
          <w:b/>
          <w:bCs/>
          <w:color w:val="C00000"/>
          <w:sz w:val="24"/>
          <w:szCs w:val="24"/>
          <w:u w:val="single"/>
        </w:rPr>
      </w:pPr>
      <w:r w:rsidRPr="00591DEC">
        <w:rPr>
          <w:b/>
          <w:bCs/>
          <w:color w:val="C00000"/>
          <w:sz w:val="24"/>
          <w:szCs w:val="24"/>
          <w:u w:val="single"/>
        </w:rPr>
        <w:t xml:space="preserve">Create a </w:t>
      </w:r>
      <w:r w:rsidR="00FE4C66">
        <w:rPr>
          <w:b/>
          <w:bCs/>
          <w:color w:val="C00000"/>
          <w:sz w:val="24"/>
          <w:szCs w:val="24"/>
          <w:u w:val="single"/>
        </w:rPr>
        <w:t xml:space="preserve">measure </w:t>
      </w:r>
      <w:r w:rsidRPr="00591DEC">
        <w:rPr>
          <w:b/>
          <w:bCs/>
          <w:color w:val="C00000"/>
          <w:sz w:val="24"/>
          <w:szCs w:val="24"/>
          <w:u w:val="single"/>
        </w:rPr>
        <w:t>for Previous Year Sales</w:t>
      </w:r>
    </w:p>
    <w:p w14:paraId="64EBDBFD" w14:textId="11B7B36A" w:rsidR="00E3685E" w:rsidRPr="00E3685E" w:rsidRDefault="00E3685E" w:rsidP="00E3685E">
      <w:pPr>
        <w:widowControl w:val="0"/>
        <w:spacing w:before="200" w:line="240" w:lineRule="auto"/>
        <w:rPr>
          <w:sz w:val="24"/>
          <w:szCs w:val="24"/>
          <w:lang w:val="en-IN"/>
        </w:rPr>
      </w:pPr>
      <w:r w:rsidRPr="00E3685E">
        <w:rPr>
          <w:noProof/>
          <w:sz w:val="24"/>
          <w:szCs w:val="24"/>
          <w:lang w:val="en-IN"/>
        </w:rPr>
        <w:drawing>
          <wp:inline distT="0" distB="0" distL="0" distR="0" wp14:anchorId="55B6E7EA" wp14:editId="04AD3A1F">
            <wp:extent cx="5733415" cy="1507490"/>
            <wp:effectExtent l="0" t="0" r="635" b="0"/>
            <wp:docPr id="605727657" name="Picture 2"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27657" name="Picture 2" descr="A computer screen shot of a computer cod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1507490"/>
                    </a:xfrm>
                    <a:prstGeom prst="rect">
                      <a:avLst/>
                    </a:prstGeom>
                    <a:noFill/>
                    <a:ln>
                      <a:noFill/>
                    </a:ln>
                  </pic:spPr>
                </pic:pic>
              </a:graphicData>
            </a:graphic>
          </wp:inline>
        </w:drawing>
      </w:r>
    </w:p>
    <w:p w14:paraId="722D2684" w14:textId="47BD7B8A" w:rsidR="000C7C7C" w:rsidRPr="00591DEC" w:rsidRDefault="00244FF8" w:rsidP="00091D22">
      <w:pPr>
        <w:widowControl w:val="0"/>
        <w:spacing w:before="200" w:line="240" w:lineRule="auto"/>
        <w:rPr>
          <w:b/>
          <w:bCs/>
          <w:color w:val="C00000"/>
          <w:sz w:val="24"/>
          <w:szCs w:val="24"/>
          <w:u w:val="single"/>
        </w:rPr>
      </w:pPr>
      <w:r w:rsidRPr="00591DEC">
        <w:rPr>
          <w:b/>
          <w:bCs/>
          <w:color w:val="C00000"/>
          <w:sz w:val="24"/>
          <w:szCs w:val="24"/>
          <w:u w:val="single"/>
        </w:rPr>
        <w:t xml:space="preserve">Create a </w:t>
      </w:r>
      <w:r w:rsidR="008C27BC">
        <w:rPr>
          <w:b/>
          <w:bCs/>
          <w:color w:val="C00000"/>
          <w:sz w:val="24"/>
          <w:szCs w:val="24"/>
          <w:u w:val="single"/>
        </w:rPr>
        <w:t>measure for Sale Change</w:t>
      </w:r>
    </w:p>
    <w:p w14:paraId="73354B5D" w14:textId="3EE20D9E" w:rsidR="004024ED" w:rsidRPr="004024ED" w:rsidRDefault="004024ED" w:rsidP="004024ED">
      <w:pPr>
        <w:widowControl w:val="0"/>
        <w:spacing w:before="200" w:line="240" w:lineRule="auto"/>
        <w:rPr>
          <w:sz w:val="24"/>
          <w:szCs w:val="24"/>
          <w:lang w:val="en-IN"/>
        </w:rPr>
      </w:pPr>
      <w:r w:rsidRPr="004024ED">
        <w:rPr>
          <w:noProof/>
          <w:sz w:val="24"/>
          <w:szCs w:val="24"/>
          <w:lang w:val="en-IN"/>
        </w:rPr>
        <w:drawing>
          <wp:inline distT="0" distB="0" distL="0" distR="0" wp14:anchorId="758B11C3" wp14:editId="65566809">
            <wp:extent cx="5036820" cy="441960"/>
            <wp:effectExtent l="0" t="0" r="0" b="0"/>
            <wp:docPr id="16891685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6820" cy="441960"/>
                    </a:xfrm>
                    <a:prstGeom prst="rect">
                      <a:avLst/>
                    </a:prstGeom>
                    <a:noFill/>
                    <a:ln>
                      <a:noFill/>
                    </a:ln>
                  </pic:spPr>
                </pic:pic>
              </a:graphicData>
            </a:graphic>
          </wp:inline>
        </w:drawing>
      </w:r>
    </w:p>
    <w:p w14:paraId="15B41FF1" w14:textId="2C9C30DB" w:rsidR="00002C80" w:rsidRDefault="007E5A5E" w:rsidP="005E34E7">
      <w:pPr>
        <w:widowControl w:val="0"/>
        <w:spacing w:before="200" w:line="240" w:lineRule="auto"/>
        <w:rPr>
          <w:b/>
          <w:bCs/>
          <w:color w:val="C00000"/>
          <w:sz w:val="24"/>
          <w:szCs w:val="24"/>
          <w:u w:val="single"/>
        </w:rPr>
      </w:pPr>
      <w:r>
        <w:rPr>
          <w:b/>
          <w:bCs/>
          <w:color w:val="C00000"/>
          <w:sz w:val="24"/>
          <w:szCs w:val="24"/>
          <w:u w:val="single"/>
        </w:rPr>
        <w:t xml:space="preserve">Matrix </w:t>
      </w:r>
      <w:r w:rsidR="004024ED" w:rsidRPr="008F7C51">
        <w:rPr>
          <w:b/>
          <w:bCs/>
          <w:color w:val="C00000"/>
          <w:sz w:val="24"/>
          <w:szCs w:val="24"/>
          <w:u w:val="single"/>
        </w:rPr>
        <w:t>Visuali</w:t>
      </w:r>
      <w:r w:rsidR="008F7C51" w:rsidRPr="008F7C51">
        <w:rPr>
          <w:b/>
          <w:bCs/>
          <w:color w:val="C00000"/>
          <w:sz w:val="24"/>
          <w:szCs w:val="24"/>
          <w:u w:val="single"/>
        </w:rPr>
        <w:t>zation</w:t>
      </w:r>
    </w:p>
    <w:p w14:paraId="66BF99E4" w14:textId="461C9702" w:rsidR="007E5A5E" w:rsidRPr="00C404BD" w:rsidRDefault="007E5A5E" w:rsidP="005E34E7">
      <w:pPr>
        <w:widowControl w:val="0"/>
        <w:spacing w:before="200" w:line="240" w:lineRule="auto"/>
        <w:rPr>
          <w:sz w:val="24"/>
          <w:szCs w:val="24"/>
        </w:rPr>
      </w:pPr>
      <w:r w:rsidRPr="00C404BD">
        <w:rPr>
          <w:sz w:val="24"/>
          <w:szCs w:val="24"/>
        </w:rPr>
        <w:t xml:space="preserve">Rows </w:t>
      </w:r>
      <w:r w:rsidR="00C404BD" w:rsidRPr="00C404BD">
        <w:rPr>
          <w:sz w:val="24"/>
          <w:szCs w:val="24"/>
        </w:rPr>
        <w:t>–</w:t>
      </w:r>
      <w:r w:rsidRPr="00C404BD">
        <w:rPr>
          <w:sz w:val="24"/>
          <w:szCs w:val="24"/>
        </w:rPr>
        <w:t xml:space="preserve"> </w:t>
      </w:r>
      <w:r w:rsidR="00C404BD" w:rsidRPr="00C404BD">
        <w:rPr>
          <w:sz w:val="24"/>
          <w:szCs w:val="24"/>
        </w:rPr>
        <w:t>Product</w:t>
      </w:r>
    </w:p>
    <w:p w14:paraId="062C536E" w14:textId="1AF900E0" w:rsidR="00C404BD" w:rsidRPr="00C404BD" w:rsidRDefault="00C404BD" w:rsidP="005E34E7">
      <w:pPr>
        <w:widowControl w:val="0"/>
        <w:spacing w:before="200" w:line="240" w:lineRule="auto"/>
        <w:rPr>
          <w:sz w:val="24"/>
          <w:szCs w:val="24"/>
        </w:rPr>
      </w:pPr>
      <w:r w:rsidRPr="00C404BD">
        <w:rPr>
          <w:sz w:val="24"/>
          <w:szCs w:val="24"/>
        </w:rPr>
        <w:t>Values – Total Sales, Previous Year Sales, Sales Change</w:t>
      </w:r>
    </w:p>
    <w:p w14:paraId="5BBDFD5E" w14:textId="0B739A26" w:rsidR="00972EB8" w:rsidRPr="00972EB8" w:rsidRDefault="00972EB8" w:rsidP="00972EB8">
      <w:pPr>
        <w:widowControl w:val="0"/>
        <w:spacing w:before="200" w:line="240" w:lineRule="auto"/>
        <w:rPr>
          <w:b/>
          <w:bCs/>
          <w:color w:val="C00000"/>
          <w:sz w:val="24"/>
          <w:szCs w:val="24"/>
          <w:u w:val="single"/>
          <w:lang w:val="en-IN"/>
        </w:rPr>
      </w:pPr>
      <w:r w:rsidRPr="00972EB8">
        <w:rPr>
          <w:b/>
          <w:bCs/>
          <w:noProof/>
          <w:color w:val="C00000"/>
          <w:sz w:val="24"/>
          <w:szCs w:val="24"/>
          <w:u w:val="single"/>
          <w:lang w:val="en-IN"/>
        </w:rPr>
        <w:drawing>
          <wp:inline distT="0" distB="0" distL="0" distR="0" wp14:anchorId="19D000DE" wp14:editId="1E123C9E">
            <wp:extent cx="5733415" cy="2938780"/>
            <wp:effectExtent l="0" t="0" r="635" b="0"/>
            <wp:docPr id="64657208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72084" name="Picture 6"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2938780"/>
                    </a:xfrm>
                    <a:prstGeom prst="rect">
                      <a:avLst/>
                    </a:prstGeom>
                    <a:noFill/>
                    <a:ln>
                      <a:noFill/>
                    </a:ln>
                  </pic:spPr>
                </pic:pic>
              </a:graphicData>
            </a:graphic>
          </wp:inline>
        </w:drawing>
      </w:r>
    </w:p>
    <w:p w14:paraId="5D23D9F3" w14:textId="77777777" w:rsidR="008F7C51" w:rsidRPr="008F7C51" w:rsidRDefault="008F7C51" w:rsidP="005E34E7">
      <w:pPr>
        <w:widowControl w:val="0"/>
        <w:spacing w:before="200" w:line="240" w:lineRule="auto"/>
        <w:rPr>
          <w:b/>
          <w:bCs/>
          <w:color w:val="C00000"/>
          <w:sz w:val="24"/>
          <w:szCs w:val="24"/>
          <w:u w:val="single"/>
        </w:rPr>
      </w:pPr>
    </w:p>
    <w:p w14:paraId="203196D4" w14:textId="0AAE3C7B" w:rsidR="009E31FC" w:rsidRDefault="00A42CFD" w:rsidP="00A36649">
      <w:pPr>
        <w:pStyle w:val="ListParagraph"/>
        <w:widowControl w:val="0"/>
        <w:numPr>
          <w:ilvl w:val="0"/>
          <w:numId w:val="1"/>
        </w:numPr>
        <w:spacing w:before="200" w:line="240" w:lineRule="auto"/>
        <w:rPr>
          <w:color w:val="1F497D" w:themeColor="text2"/>
          <w:sz w:val="24"/>
          <w:szCs w:val="24"/>
        </w:rPr>
      </w:pPr>
      <w:r w:rsidRPr="003442FE">
        <w:rPr>
          <w:color w:val="1F497D" w:themeColor="text2"/>
          <w:sz w:val="24"/>
          <w:szCs w:val="24"/>
        </w:rPr>
        <w:t xml:space="preserve">While </w:t>
      </w:r>
      <w:proofErr w:type="spellStart"/>
      <w:r w:rsidRPr="003442FE">
        <w:rPr>
          <w:color w:val="1F497D" w:themeColor="text2"/>
          <w:sz w:val="24"/>
          <w:szCs w:val="24"/>
        </w:rPr>
        <w:t>modeling</w:t>
      </w:r>
      <w:proofErr w:type="spellEnd"/>
      <w:r w:rsidRPr="003442FE">
        <w:rPr>
          <w:color w:val="1F497D" w:themeColor="text2"/>
          <w:sz w:val="24"/>
          <w:szCs w:val="24"/>
        </w:rPr>
        <w:t xml:space="preserve"> the data relationships, what will be the type of relationship between the customer ID of Orders and customer tables?</w:t>
      </w:r>
    </w:p>
    <w:p w14:paraId="5B5F8565" w14:textId="77777777" w:rsidR="00D64A91" w:rsidRPr="00D64A91" w:rsidRDefault="00D64A91" w:rsidP="00D64A91">
      <w:pPr>
        <w:pStyle w:val="ListParagraph"/>
        <w:widowControl w:val="0"/>
        <w:spacing w:before="200" w:line="240" w:lineRule="auto"/>
        <w:rPr>
          <w:color w:val="1F497D" w:themeColor="text2"/>
          <w:sz w:val="24"/>
          <w:szCs w:val="24"/>
        </w:rPr>
      </w:pPr>
    </w:p>
    <w:p w14:paraId="3C488AAD" w14:textId="7A076700" w:rsidR="00B3628E" w:rsidRPr="00D64A91" w:rsidRDefault="0056131F" w:rsidP="00A36649">
      <w:pPr>
        <w:pStyle w:val="ListParagraph"/>
        <w:widowControl w:val="0"/>
        <w:numPr>
          <w:ilvl w:val="0"/>
          <w:numId w:val="12"/>
        </w:numPr>
        <w:spacing w:before="200" w:line="240" w:lineRule="auto"/>
        <w:rPr>
          <w:sz w:val="24"/>
          <w:szCs w:val="24"/>
        </w:rPr>
      </w:pPr>
      <w:r w:rsidRPr="000855B0">
        <w:rPr>
          <w:sz w:val="24"/>
          <w:szCs w:val="24"/>
          <w:lang w:val="en-IN"/>
        </w:rPr>
        <w:t xml:space="preserve">Model view </w:t>
      </w:r>
      <w:r>
        <w:rPr>
          <w:sz w:val="24"/>
          <w:szCs w:val="24"/>
          <w:lang w:val="en-IN"/>
        </w:rPr>
        <w:t xml:space="preserve">&gt; </w:t>
      </w:r>
      <w:r w:rsidRPr="008D5153">
        <w:rPr>
          <w:sz w:val="24"/>
          <w:szCs w:val="24"/>
          <w:lang w:val="en-IN"/>
        </w:rPr>
        <w:t xml:space="preserve">Drag the CustomerID column from the </w:t>
      </w:r>
      <w:r w:rsidR="00EE421E">
        <w:rPr>
          <w:sz w:val="24"/>
          <w:szCs w:val="24"/>
          <w:lang w:val="en-IN"/>
        </w:rPr>
        <w:t xml:space="preserve">Orders </w:t>
      </w:r>
      <w:r w:rsidRPr="008D5153">
        <w:rPr>
          <w:sz w:val="24"/>
          <w:szCs w:val="24"/>
          <w:lang w:val="en-IN"/>
        </w:rPr>
        <w:t xml:space="preserve">Table to the CustomerID column in the </w:t>
      </w:r>
      <w:r w:rsidR="00EE421E">
        <w:rPr>
          <w:sz w:val="24"/>
          <w:szCs w:val="24"/>
          <w:lang w:val="en-IN"/>
        </w:rPr>
        <w:t>Customers Table</w:t>
      </w:r>
      <w:r w:rsidR="00B3628E">
        <w:rPr>
          <w:sz w:val="24"/>
          <w:szCs w:val="24"/>
          <w:lang w:val="en-IN"/>
        </w:rPr>
        <w:t xml:space="preserve"> </w:t>
      </w:r>
    </w:p>
    <w:p w14:paraId="40435F0D" w14:textId="77777777" w:rsidR="00D64A91" w:rsidRPr="005129B2" w:rsidRDefault="00D64A91" w:rsidP="00D64A91">
      <w:pPr>
        <w:pStyle w:val="ListParagraph"/>
        <w:widowControl w:val="0"/>
        <w:spacing w:before="200" w:line="240" w:lineRule="auto"/>
        <w:rPr>
          <w:sz w:val="24"/>
          <w:szCs w:val="24"/>
        </w:rPr>
      </w:pPr>
    </w:p>
    <w:p w14:paraId="511CCB81" w14:textId="0793C9AC" w:rsidR="00A42CFD" w:rsidRDefault="00D64A91" w:rsidP="001F02EC">
      <w:pPr>
        <w:pStyle w:val="ListParagraph"/>
        <w:spacing w:before="100" w:beforeAutospacing="1" w:after="100" w:afterAutospacing="1" w:line="240" w:lineRule="auto"/>
        <w:rPr>
          <w:rFonts w:ascii="Times New Roman" w:eastAsia="Times New Roman" w:hAnsi="Times New Roman" w:cs="Times New Roman"/>
          <w:sz w:val="24"/>
          <w:szCs w:val="24"/>
          <w:lang w:val="en-IN"/>
        </w:rPr>
      </w:pPr>
      <w:r w:rsidRPr="00D64A91">
        <w:rPr>
          <w:noProof/>
          <w:lang w:val="en-IN"/>
        </w:rPr>
        <w:drawing>
          <wp:inline distT="0" distB="0" distL="0" distR="0" wp14:anchorId="11BCAAE6" wp14:editId="04896B47">
            <wp:extent cx="3821488" cy="1905877"/>
            <wp:effectExtent l="0" t="0" r="7620" b="0"/>
            <wp:docPr id="1827973235"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73235" name="Picture 21"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3350" cy="1911793"/>
                    </a:xfrm>
                    <a:prstGeom prst="rect">
                      <a:avLst/>
                    </a:prstGeom>
                    <a:noFill/>
                    <a:ln>
                      <a:noFill/>
                    </a:ln>
                  </pic:spPr>
                </pic:pic>
              </a:graphicData>
            </a:graphic>
          </wp:inline>
        </w:drawing>
      </w:r>
    </w:p>
    <w:p w14:paraId="35A05D3E" w14:textId="77777777" w:rsidR="001F02EC" w:rsidRDefault="001F02EC" w:rsidP="001F02EC">
      <w:pPr>
        <w:pStyle w:val="ListParagraph"/>
        <w:spacing w:before="100" w:beforeAutospacing="1" w:after="100" w:afterAutospacing="1" w:line="240" w:lineRule="auto"/>
        <w:rPr>
          <w:rFonts w:ascii="Times New Roman" w:eastAsia="Times New Roman" w:hAnsi="Times New Roman" w:cs="Times New Roman"/>
          <w:sz w:val="24"/>
          <w:szCs w:val="24"/>
          <w:lang w:val="en-IN"/>
        </w:rPr>
      </w:pPr>
    </w:p>
    <w:p w14:paraId="5F0DFC1C" w14:textId="1D88E6C6" w:rsidR="001F02EC" w:rsidRPr="001F02EC" w:rsidRDefault="001F02EC" w:rsidP="00A36649">
      <w:pPr>
        <w:pStyle w:val="ListParagraph"/>
        <w:numPr>
          <w:ilvl w:val="0"/>
          <w:numId w:val="12"/>
        </w:numPr>
        <w:spacing w:before="100" w:beforeAutospacing="1" w:after="100" w:afterAutospacing="1" w:line="240" w:lineRule="auto"/>
        <w:rPr>
          <w:rFonts w:eastAsia="Times New Roman"/>
          <w:sz w:val="24"/>
          <w:szCs w:val="24"/>
          <w:lang w:val="en-IN"/>
        </w:rPr>
      </w:pPr>
      <w:r w:rsidRPr="001F02EC">
        <w:rPr>
          <w:rFonts w:eastAsia="Times New Roman"/>
          <w:sz w:val="24"/>
          <w:szCs w:val="24"/>
          <w:lang w:val="en-IN"/>
        </w:rPr>
        <w:t xml:space="preserve">While modelling the data relationships, the type of relationship between the customer ID of Orders and Customer table is </w:t>
      </w:r>
      <w:r w:rsidRPr="001F02EC">
        <w:rPr>
          <w:rFonts w:eastAsia="Times New Roman"/>
          <w:b/>
          <w:bCs/>
          <w:sz w:val="24"/>
          <w:szCs w:val="24"/>
          <w:lang w:val="en-IN"/>
        </w:rPr>
        <w:t>one to one relationship</w:t>
      </w:r>
      <w:r w:rsidRPr="001F02EC">
        <w:rPr>
          <w:rFonts w:eastAsia="Times New Roman"/>
          <w:sz w:val="24"/>
          <w:szCs w:val="24"/>
          <w:lang w:val="en-IN"/>
        </w:rPr>
        <w:t>.</w:t>
      </w:r>
    </w:p>
    <w:p w14:paraId="1F578BB7" w14:textId="77777777" w:rsidR="001F02EC" w:rsidRPr="001F02EC" w:rsidRDefault="001F02EC" w:rsidP="001F02EC">
      <w:pPr>
        <w:pStyle w:val="ListParagraph"/>
        <w:spacing w:before="100" w:beforeAutospacing="1" w:after="100" w:afterAutospacing="1" w:line="240" w:lineRule="auto"/>
        <w:rPr>
          <w:rFonts w:ascii="Times New Roman" w:eastAsia="Times New Roman" w:hAnsi="Times New Roman" w:cs="Times New Roman"/>
          <w:sz w:val="24"/>
          <w:szCs w:val="24"/>
          <w:lang w:val="en-IN"/>
        </w:rPr>
      </w:pPr>
    </w:p>
    <w:p w14:paraId="7E8533A5" w14:textId="11C9E58B" w:rsidR="005460ED" w:rsidRDefault="00F30FAF" w:rsidP="00A36649">
      <w:pPr>
        <w:pStyle w:val="ListParagraph"/>
        <w:widowControl w:val="0"/>
        <w:numPr>
          <w:ilvl w:val="0"/>
          <w:numId w:val="1"/>
        </w:numPr>
        <w:spacing w:before="200" w:line="240" w:lineRule="auto"/>
        <w:rPr>
          <w:color w:val="1F497D" w:themeColor="text2"/>
          <w:sz w:val="24"/>
          <w:szCs w:val="24"/>
        </w:rPr>
      </w:pPr>
      <w:r w:rsidRPr="003442FE">
        <w:rPr>
          <w:color w:val="1F497D" w:themeColor="text2"/>
          <w:sz w:val="24"/>
          <w:szCs w:val="24"/>
        </w:rPr>
        <w:t>How have you handled the null values in the data?</w:t>
      </w:r>
    </w:p>
    <w:p w14:paraId="543EBBC9" w14:textId="77777777" w:rsidR="006A30ED" w:rsidRDefault="006A30ED" w:rsidP="006A30ED">
      <w:pPr>
        <w:pStyle w:val="ListParagraph"/>
        <w:widowControl w:val="0"/>
        <w:spacing w:before="200" w:line="240" w:lineRule="auto"/>
        <w:rPr>
          <w:color w:val="1F497D" w:themeColor="text2"/>
          <w:sz w:val="24"/>
          <w:szCs w:val="24"/>
        </w:rPr>
      </w:pPr>
    </w:p>
    <w:p w14:paraId="037A2EF8" w14:textId="6763BED8" w:rsidR="005E4C04" w:rsidRDefault="006A30ED" w:rsidP="005E4C04">
      <w:pPr>
        <w:pStyle w:val="ListParagraph"/>
        <w:widowControl w:val="0"/>
        <w:spacing w:before="200" w:line="240" w:lineRule="auto"/>
        <w:rPr>
          <w:b/>
          <w:bCs/>
          <w:sz w:val="24"/>
          <w:szCs w:val="24"/>
          <w:u w:val="single"/>
        </w:rPr>
      </w:pPr>
      <w:r w:rsidRPr="006A30ED">
        <w:rPr>
          <w:b/>
          <w:bCs/>
          <w:sz w:val="24"/>
          <w:szCs w:val="24"/>
          <w:u w:val="single"/>
        </w:rPr>
        <w:t>Using Power Query Editor to Filter or Remove Null Values</w:t>
      </w:r>
    </w:p>
    <w:p w14:paraId="54EF7456" w14:textId="7E104B05" w:rsidR="006A30ED" w:rsidRDefault="00DF5F86" w:rsidP="006A613A">
      <w:pPr>
        <w:pStyle w:val="ListParagraph"/>
        <w:widowControl w:val="0"/>
        <w:numPr>
          <w:ilvl w:val="0"/>
          <w:numId w:val="12"/>
        </w:numPr>
        <w:spacing w:before="200" w:line="240" w:lineRule="auto"/>
        <w:rPr>
          <w:sz w:val="24"/>
          <w:szCs w:val="24"/>
        </w:rPr>
      </w:pPr>
      <w:r w:rsidRPr="00DF5F86">
        <w:rPr>
          <w:sz w:val="24"/>
          <w:szCs w:val="24"/>
        </w:rPr>
        <w:t>Go to Power BI Desktop</w:t>
      </w:r>
    </w:p>
    <w:p w14:paraId="48D5EFEE" w14:textId="4C571E2B" w:rsidR="00DF5F86" w:rsidRDefault="009C3F5B" w:rsidP="006A613A">
      <w:pPr>
        <w:pStyle w:val="ListParagraph"/>
        <w:widowControl w:val="0"/>
        <w:numPr>
          <w:ilvl w:val="0"/>
          <w:numId w:val="12"/>
        </w:numPr>
        <w:spacing w:before="200" w:line="240" w:lineRule="auto"/>
        <w:rPr>
          <w:b/>
          <w:bCs/>
          <w:sz w:val="24"/>
          <w:szCs w:val="24"/>
        </w:rPr>
      </w:pPr>
      <w:r w:rsidRPr="009C3F5B">
        <w:rPr>
          <w:sz w:val="24"/>
          <w:szCs w:val="24"/>
        </w:rPr>
        <w:t xml:space="preserve">Click on </w:t>
      </w:r>
      <w:r w:rsidRPr="009C3F5B">
        <w:rPr>
          <w:b/>
          <w:bCs/>
          <w:sz w:val="24"/>
          <w:szCs w:val="24"/>
        </w:rPr>
        <w:t>Transform Data</w:t>
      </w:r>
    </w:p>
    <w:p w14:paraId="42564B14" w14:textId="07710EA5" w:rsidR="009C3F5B" w:rsidRDefault="009C3F5B" w:rsidP="00026E33">
      <w:pPr>
        <w:pStyle w:val="ListParagraph"/>
        <w:widowControl w:val="0"/>
        <w:numPr>
          <w:ilvl w:val="0"/>
          <w:numId w:val="12"/>
        </w:numPr>
        <w:spacing w:before="200" w:line="240" w:lineRule="auto"/>
        <w:rPr>
          <w:sz w:val="24"/>
          <w:szCs w:val="24"/>
        </w:rPr>
      </w:pPr>
      <w:r w:rsidRPr="009C3F5B">
        <w:rPr>
          <w:sz w:val="24"/>
          <w:szCs w:val="24"/>
        </w:rPr>
        <w:t xml:space="preserve">Select the column where </w:t>
      </w:r>
      <w:r w:rsidR="00DB4EE5">
        <w:rPr>
          <w:sz w:val="24"/>
          <w:szCs w:val="24"/>
        </w:rPr>
        <w:t xml:space="preserve">I’ve to handle </w:t>
      </w:r>
      <w:r w:rsidRPr="009C3F5B">
        <w:rPr>
          <w:sz w:val="24"/>
          <w:szCs w:val="24"/>
        </w:rPr>
        <w:t>null values</w:t>
      </w:r>
    </w:p>
    <w:p w14:paraId="4698D612" w14:textId="556A754D" w:rsidR="00DB4EE5" w:rsidRDefault="00F94ECD" w:rsidP="00026E33">
      <w:pPr>
        <w:pStyle w:val="ListParagraph"/>
        <w:widowControl w:val="0"/>
        <w:numPr>
          <w:ilvl w:val="0"/>
          <w:numId w:val="12"/>
        </w:numPr>
        <w:spacing w:before="200" w:line="240" w:lineRule="auto"/>
        <w:rPr>
          <w:b/>
          <w:bCs/>
          <w:sz w:val="24"/>
          <w:szCs w:val="24"/>
        </w:rPr>
      </w:pPr>
      <w:r w:rsidRPr="00F94ECD">
        <w:rPr>
          <w:sz w:val="24"/>
          <w:szCs w:val="24"/>
        </w:rPr>
        <w:t xml:space="preserve">Click on the </w:t>
      </w:r>
      <w:r w:rsidRPr="00F94ECD">
        <w:rPr>
          <w:b/>
          <w:bCs/>
          <w:sz w:val="24"/>
          <w:szCs w:val="24"/>
        </w:rPr>
        <w:t>Filter Dropdown</w:t>
      </w:r>
    </w:p>
    <w:p w14:paraId="355BDABA" w14:textId="40C9DBA5" w:rsidR="00F94ECD" w:rsidRPr="00DF5F86" w:rsidRDefault="00BC4FF3" w:rsidP="00026E33">
      <w:pPr>
        <w:pStyle w:val="ListParagraph"/>
        <w:widowControl w:val="0"/>
        <w:numPr>
          <w:ilvl w:val="0"/>
          <w:numId w:val="12"/>
        </w:numPr>
        <w:spacing w:before="200" w:line="240" w:lineRule="auto"/>
        <w:rPr>
          <w:sz w:val="24"/>
          <w:szCs w:val="24"/>
        </w:rPr>
      </w:pPr>
      <w:r w:rsidRPr="00BC4FF3">
        <w:rPr>
          <w:sz w:val="24"/>
          <w:szCs w:val="24"/>
        </w:rPr>
        <w:t>If null values exist,</w:t>
      </w:r>
      <w:r>
        <w:rPr>
          <w:sz w:val="24"/>
          <w:szCs w:val="24"/>
        </w:rPr>
        <w:t xml:space="preserve"> then </w:t>
      </w:r>
      <w:r w:rsidRPr="00BC4FF3">
        <w:rPr>
          <w:sz w:val="24"/>
          <w:szCs w:val="24"/>
        </w:rPr>
        <w:t>uncheck</w:t>
      </w:r>
      <w:r w:rsidRPr="00BC4FF3">
        <w:rPr>
          <w:sz w:val="24"/>
          <w:szCs w:val="24"/>
        </w:rPr>
        <w:t xml:space="preserve"> "(null)" in the filter</w:t>
      </w:r>
    </w:p>
    <w:p w14:paraId="62C32C2D" w14:textId="232CCD21" w:rsidR="006A30ED" w:rsidRDefault="006A613A" w:rsidP="00026E33">
      <w:pPr>
        <w:pStyle w:val="ListParagraph"/>
        <w:widowControl w:val="0"/>
        <w:numPr>
          <w:ilvl w:val="0"/>
          <w:numId w:val="12"/>
        </w:numPr>
        <w:spacing w:before="200" w:line="240" w:lineRule="auto"/>
        <w:rPr>
          <w:sz w:val="24"/>
          <w:szCs w:val="24"/>
        </w:rPr>
      </w:pPr>
      <w:r w:rsidRPr="006A613A">
        <w:rPr>
          <w:sz w:val="24"/>
          <w:szCs w:val="24"/>
        </w:rPr>
        <w:t>This removes rows containing null values</w:t>
      </w:r>
    </w:p>
    <w:p w14:paraId="762B9611" w14:textId="77777777" w:rsidR="00026E33" w:rsidRDefault="00026E33" w:rsidP="00026E33">
      <w:pPr>
        <w:pStyle w:val="ListParagraph"/>
        <w:widowControl w:val="0"/>
        <w:spacing w:before="200" w:line="240" w:lineRule="auto"/>
        <w:rPr>
          <w:sz w:val="24"/>
          <w:szCs w:val="24"/>
        </w:rPr>
      </w:pPr>
    </w:p>
    <w:p w14:paraId="1E96FBF4" w14:textId="491DAAC6" w:rsidR="00026E33" w:rsidRDefault="009622BB" w:rsidP="00026E33">
      <w:pPr>
        <w:pStyle w:val="ListParagraph"/>
        <w:widowControl w:val="0"/>
        <w:spacing w:before="200" w:line="240" w:lineRule="auto"/>
        <w:rPr>
          <w:b/>
          <w:bCs/>
          <w:sz w:val="24"/>
          <w:szCs w:val="24"/>
          <w:u w:val="single"/>
        </w:rPr>
      </w:pPr>
      <w:proofErr w:type="gramStart"/>
      <w:r>
        <w:rPr>
          <w:b/>
          <w:bCs/>
          <w:sz w:val="24"/>
          <w:szCs w:val="24"/>
          <w:u w:val="single"/>
        </w:rPr>
        <w:t xml:space="preserve">Handling </w:t>
      </w:r>
      <w:r w:rsidR="00247A0A" w:rsidRPr="00247A0A">
        <w:rPr>
          <w:b/>
          <w:bCs/>
          <w:sz w:val="24"/>
          <w:szCs w:val="24"/>
          <w:u w:val="single"/>
        </w:rPr>
        <w:t xml:space="preserve"> Blank</w:t>
      </w:r>
      <w:proofErr w:type="gramEnd"/>
      <w:r w:rsidR="00247A0A" w:rsidRPr="00247A0A">
        <w:rPr>
          <w:b/>
          <w:bCs/>
          <w:sz w:val="24"/>
          <w:szCs w:val="24"/>
          <w:u w:val="single"/>
        </w:rPr>
        <w:t xml:space="preserve"> </w:t>
      </w:r>
      <w:r>
        <w:rPr>
          <w:b/>
          <w:bCs/>
          <w:sz w:val="24"/>
          <w:szCs w:val="24"/>
          <w:u w:val="single"/>
        </w:rPr>
        <w:t>Values</w:t>
      </w:r>
      <w:r w:rsidR="00313987">
        <w:rPr>
          <w:b/>
          <w:bCs/>
          <w:sz w:val="24"/>
          <w:szCs w:val="24"/>
          <w:u w:val="single"/>
        </w:rPr>
        <w:t xml:space="preserve"> </w:t>
      </w:r>
      <w:r w:rsidR="00313987" w:rsidRPr="00313987">
        <w:rPr>
          <w:b/>
          <w:bCs/>
          <w:sz w:val="24"/>
          <w:szCs w:val="24"/>
          <w:u w:val="single"/>
        </w:rPr>
        <w:t>Using DAX</w:t>
      </w:r>
    </w:p>
    <w:p w14:paraId="0546A4F3" w14:textId="0CFF4DF1" w:rsidR="00247A0A" w:rsidRPr="007D7E4D" w:rsidRDefault="007D7E4D" w:rsidP="00247A0A">
      <w:pPr>
        <w:pStyle w:val="ListParagraph"/>
        <w:widowControl w:val="0"/>
        <w:numPr>
          <w:ilvl w:val="0"/>
          <w:numId w:val="12"/>
        </w:numPr>
        <w:spacing w:before="200" w:line="240" w:lineRule="auto"/>
        <w:rPr>
          <w:sz w:val="24"/>
          <w:szCs w:val="24"/>
        </w:rPr>
      </w:pPr>
      <w:r w:rsidRPr="007D7E4D">
        <w:rPr>
          <w:sz w:val="24"/>
          <w:szCs w:val="24"/>
        </w:rPr>
        <w:t>Open Power BI Report View</w:t>
      </w:r>
    </w:p>
    <w:p w14:paraId="71374861" w14:textId="50FDD120" w:rsidR="006A613A" w:rsidRDefault="00B3630B" w:rsidP="007D7E4D">
      <w:pPr>
        <w:pStyle w:val="ListParagraph"/>
        <w:widowControl w:val="0"/>
        <w:numPr>
          <w:ilvl w:val="0"/>
          <w:numId w:val="12"/>
        </w:numPr>
        <w:spacing w:before="200" w:line="240" w:lineRule="auto"/>
        <w:rPr>
          <w:sz w:val="24"/>
          <w:szCs w:val="24"/>
        </w:rPr>
      </w:pPr>
      <w:r w:rsidRPr="00B3630B">
        <w:rPr>
          <w:sz w:val="24"/>
          <w:szCs w:val="24"/>
        </w:rPr>
        <w:t xml:space="preserve">Click on the </w:t>
      </w:r>
      <w:r w:rsidRPr="00B3630B">
        <w:rPr>
          <w:b/>
          <w:bCs/>
          <w:sz w:val="24"/>
          <w:szCs w:val="24"/>
        </w:rPr>
        <w:t>"</w:t>
      </w:r>
      <w:proofErr w:type="spellStart"/>
      <w:r w:rsidRPr="00B3630B">
        <w:rPr>
          <w:b/>
          <w:bCs/>
          <w:sz w:val="24"/>
          <w:szCs w:val="24"/>
        </w:rPr>
        <w:t>Modeling</w:t>
      </w:r>
      <w:proofErr w:type="spellEnd"/>
      <w:r w:rsidRPr="00B3630B">
        <w:rPr>
          <w:b/>
          <w:bCs/>
          <w:sz w:val="24"/>
          <w:szCs w:val="24"/>
        </w:rPr>
        <w:t>"</w:t>
      </w:r>
      <w:r w:rsidRPr="00B3630B">
        <w:rPr>
          <w:sz w:val="24"/>
          <w:szCs w:val="24"/>
        </w:rPr>
        <w:t xml:space="preserve"> tab</w:t>
      </w:r>
    </w:p>
    <w:p w14:paraId="64EBAE81" w14:textId="51275445" w:rsidR="00B3630B" w:rsidRPr="00B3630B" w:rsidRDefault="00B3630B" w:rsidP="007D7E4D">
      <w:pPr>
        <w:pStyle w:val="ListParagraph"/>
        <w:widowControl w:val="0"/>
        <w:numPr>
          <w:ilvl w:val="0"/>
          <w:numId w:val="12"/>
        </w:numPr>
        <w:spacing w:before="200" w:line="240" w:lineRule="auto"/>
        <w:rPr>
          <w:sz w:val="24"/>
          <w:szCs w:val="24"/>
        </w:rPr>
      </w:pPr>
      <w:r w:rsidRPr="00B3630B">
        <w:rPr>
          <w:sz w:val="24"/>
          <w:szCs w:val="24"/>
        </w:rPr>
        <w:t xml:space="preserve">Click </w:t>
      </w:r>
      <w:r w:rsidRPr="00B3630B">
        <w:rPr>
          <w:b/>
          <w:bCs/>
          <w:sz w:val="24"/>
          <w:szCs w:val="24"/>
        </w:rPr>
        <w:t>New Measure</w:t>
      </w:r>
    </w:p>
    <w:p w14:paraId="73A90FC9" w14:textId="79830355" w:rsidR="00B3630B" w:rsidRPr="007A1BCB" w:rsidRDefault="00E81BC4" w:rsidP="007D7E4D">
      <w:pPr>
        <w:pStyle w:val="ListParagraph"/>
        <w:widowControl w:val="0"/>
        <w:numPr>
          <w:ilvl w:val="0"/>
          <w:numId w:val="12"/>
        </w:numPr>
        <w:spacing w:before="200" w:line="240" w:lineRule="auto"/>
        <w:rPr>
          <w:sz w:val="24"/>
          <w:szCs w:val="24"/>
        </w:rPr>
      </w:pPr>
      <w:r w:rsidRPr="00E81BC4">
        <w:rPr>
          <w:sz w:val="24"/>
          <w:szCs w:val="24"/>
        </w:rPr>
        <w:t>Create a DAX Measure for Null Handling</w:t>
      </w:r>
      <w:r>
        <w:rPr>
          <w:sz w:val="24"/>
          <w:szCs w:val="24"/>
        </w:rPr>
        <w:t xml:space="preserve">. </w:t>
      </w:r>
      <w:r w:rsidRPr="00E81BC4">
        <w:rPr>
          <w:sz w:val="24"/>
          <w:szCs w:val="24"/>
        </w:rPr>
        <w:t xml:space="preserve">Use this formula to replace </w:t>
      </w:r>
      <w:r w:rsidRPr="00E81BC4">
        <w:rPr>
          <w:b/>
          <w:bCs/>
          <w:sz w:val="24"/>
          <w:szCs w:val="24"/>
        </w:rPr>
        <w:t>blank values in the "Sale Price" column"</w:t>
      </w:r>
    </w:p>
    <w:p w14:paraId="28AB8626" w14:textId="784D8C04" w:rsidR="007A1BCB" w:rsidRDefault="007A1BCB" w:rsidP="007A1BCB">
      <w:pPr>
        <w:pStyle w:val="ListParagraph"/>
        <w:widowControl w:val="0"/>
        <w:spacing w:before="200" w:line="240" w:lineRule="auto"/>
        <w:rPr>
          <w:sz w:val="24"/>
          <w:szCs w:val="24"/>
        </w:rPr>
      </w:pPr>
      <w:r w:rsidRPr="007A1BCB">
        <w:rPr>
          <w:sz w:val="24"/>
          <w:szCs w:val="24"/>
        </w:rPr>
        <w:t xml:space="preserve">Sale Price Cleaned = </w:t>
      </w:r>
      <w:proofErr w:type="gramStart"/>
      <w:r w:rsidRPr="007A1BCB">
        <w:rPr>
          <w:sz w:val="24"/>
          <w:szCs w:val="24"/>
        </w:rPr>
        <w:t>IF(</w:t>
      </w:r>
      <w:proofErr w:type="gramEnd"/>
      <w:r w:rsidRPr="007A1BCB">
        <w:rPr>
          <w:sz w:val="24"/>
          <w:szCs w:val="24"/>
        </w:rPr>
        <w:t>ISBLANK(orders[Sale Price]), 0, orders[Sale Price])</w:t>
      </w:r>
    </w:p>
    <w:p w14:paraId="734BD4BE" w14:textId="77777777" w:rsidR="007A1BCB" w:rsidRDefault="007A1BCB" w:rsidP="00D37EBE">
      <w:pPr>
        <w:pStyle w:val="ListParagraph"/>
        <w:widowControl w:val="0"/>
        <w:spacing w:before="200" w:line="240" w:lineRule="auto"/>
        <w:rPr>
          <w:sz w:val="24"/>
          <w:szCs w:val="24"/>
        </w:rPr>
      </w:pPr>
    </w:p>
    <w:p w14:paraId="014240CC" w14:textId="1A784092" w:rsidR="00D37EBE" w:rsidRDefault="007C30EF" w:rsidP="00D37EBE">
      <w:pPr>
        <w:pStyle w:val="ListParagraph"/>
        <w:widowControl w:val="0"/>
        <w:spacing w:before="200" w:line="240" w:lineRule="auto"/>
        <w:rPr>
          <w:b/>
          <w:bCs/>
          <w:sz w:val="24"/>
          <w:szCs w:val="24"/>
          <w:u w:val="single"/>
        </w:rPr>
      </w:pPr>
      <w:r w:rsidRPr="007C30EF">
        <w:rPr>
          <w:b/>
          <w:bCs/>
          <w:sz w:val="24"/>
          <w:szCs w:val="24"/>
          <w:u w:val="single"/>
        </w:rPr>
        <w:t>Removing Blank Rows</w:t>
      </w:r>
    </w:p>
    <w:p w14:paraId="6F4DAF6E" w14:textId="10A71CB2" w:rsidR="007C30EF" w:rsidRPr="003E7614" w:rsidRDefault="002E7983" w:rsidP="007C30EF">
      <w:pPr>
        <w:pStyle w:val="ListParagraph"/>
        <w:widowControl w:val="0"/>
        <w:numPr>
          <w:ilvl w:val="0"/>
          <w:numId w:val="12"/>
        </w:numPr>
        <w:spacing w:before="200" w:line="240" w:lineRule="auto"/>
        <w:rPr>
          <w:sz w:val="24"/>
          <w:szCs w:val="24"/>
        </w:rPr>
      </w:pPr>
      <w:r w:rsidRPr="003E7614">
        <w:rPr>
          <w:sz w:val="24"/>
          <w:szCs w:val="24"/>
        </w:rPr>
        <w:t>In Power Query, select the dataset</w:t>
      </w:r>
    </w:p>
    <w:p w14:paraId="37EAE6B1" w14:textId="0C269FE0" w:rsidR="002E7983" w:rsidRPr="003E7614" w:rsidRDefault="002E7983" w:rsidP="007C30EF">
      <w:pPr>
        <w:pStyle w:val="ListParagraph"/>
        <w:widowControl w:val="0"/>
        <w:numPr>
          <w:ilvl w:val="0"/>
          <w:numId w:val="12"/>
        </w:numPr>
        <w:spacing w:before="200" w:line="240" w:lineRule="auto"/>
        <w:rPr>
          <w:sz w:val="24"/>
          <w:szCs w:val="24"/>
        </w:rPr>
      </w:pPr>
      <w:r w:rsidRPr="003E7614">
        <w:rPr>
          <w:sz w:val="24"/>
          <w:szCs w:val="24"/>
        </w:rPr>
        <w:t>Click on Transform</w:t>
      </w:r>
      <w:r w:rsidR="008D5666" w:rsidRPr="003E7614">
        <w:rPr>
          <w:sz w:val="24"/>
          <w:szCs w:val="24"/>
        </w:rPr>
        <w:t xml:space="preserve"> &gt; </w:t>
      </w:r>
      <w:r w:rsidR="008D5666" w:rsidRPr="003E7614">
        <w:rPr>
          <w:sz w:val="24"/>
          <w:szCs w:val="24"/>
        </w:rPr>
        <w:t>Go to Row</w:t>
      </w:r>
    </w:p>
    <w:p w14:paraId="44D2E130" w14:textId="4A10EF60" w:rsidR="008D5666" w:rsidRPr="003E7614" w:rsidRDefault="005864E9" w:rsidP="007C30EF">
      <w:pPr>
        <w:pStyle w:val="ListParagraph"/>
        <w:widowControl w:val="0"/>
        <w:numPr>
          <w:ilvl w:val="0"/>
          <w:numId w:val="12"/>
        </w:numPr>
        <w:spacing w:before="200" w:line="240" w:lineRule="auto"/>
        <w:rPr>
          <w:sz w:val="24"/>
          <w:szCs w:val="24"/>
        </w:rPr>
      </w:pPr>
      <w:r w:rsidRPr="003E7614">
        <w:rPr>
          <w:sz w:val="24"/>
          <w:szCs w:val="24"/>
        </w:rPr>
        <w:t>Check if there are any fully blank rows</w:t>
      </w:r>
    </w:p>
    <w:p w14:paraId="0CC14336" w14:textId="10A76895" w:rsidR="003E7614" w:rsidRPr="003E7614" w:rsidRDefault="003E7614" w:rsidP="003E7614">
      <w:pPr>
        <w:pStyle w:val="ListParagraph"/>
        <w:widowControl w:val="0"/>
        <w:numPr>
          <w:ilvl w:val="0"/>
          <w:numId w:val="12"/>
        </w:numPr>
        <w:spacing w:before="200"/>
        <w:rPr>
          <w:sz w:val="24"/>
          <w:szCs w:val="24"/>
          <w:lang w:val="en-IN"/>
        </w:rPr>
      </w:pPr>
      <w:r w:rsidRPr="003E7614">
        <w:rPr>
          <w:sz w:val="24"/>
          <w:szCs w:val="24"/>
          <w:lang w:val="en-IN"/>
        </w:rPr>
        <w:t>Click Remove Rows → Remove Blank Rows</w:t>
      </w:r>
    </w:p>
    <w:p w14:paraId="34D58D10" w14:textId="69B5D2B2" w:rsidR="005864E9" w:rsidRPr="003E7614" w:rsidRDefault="003E7614" w:rsidP="003E7614">
      <w:pPr>
        <w:pStyle w:val="ListParagraph"/>
        <w:widowControl w:val="0"/>
        <w:numPr>
          <w:ilvl w:val="0"/>
          <w:numId w:val="12"/>
        </w:numPr>
        <w:spacing w:before="200" w:line="240" w:lineRule="auto"/>
        <w:rPr>
          <w:sz w:val="24"/>
          <w:szCs w:val="24"/>
        </w:rPr>
      </w:pPr>
      <w:r w:rsidRPr="003E7614">
        <w:rPr>
          <w:sz w:val="24"/>
          <w:szCs w:val="24"/>
          <w:lang w:val="en-IN"/>
        </w:rPr>
        <w:t>This removes any row where all columns are blank</w:t>
      </w:r>
    </w:p>
    <w:p w14:paraId="770F8D47" w14:textId="77777777" w:rsidR="006A613A" w:rsidRDefault="006A613A" w:rsidP="005E4C04">
      <w:pPr>
        <w:pStyle w:val="ListParagraph"/>
        <w:widowControl w:val="0"/>
        <w:spacing w:before="200" w:line="240" w:lineRule="auto"/>
        <w:rPr>
          <w:sz w:val="24"/>
          <w:szCs w:val="24"/>
        </w:rPr>
      </w:pPr>
    </w:p>
    <w:p w14:paraId="1CCE8575" w14:textId="77777777" w:rsidR="006A613A" w:rsidRDefault="006A613A" w:rsidP="005E4C04">
      <w:pPr>
        <w:pStyle w:val="ListParagraph"/>
        <w:widowControl w:val="0"/>
        <w:spacing w:before="200" w:line="240" w:lineRule="auto"/>
        <w:rPr>
          <w:sz w:val="24"/>
          <w:szCs w:val="24"/>
        </w:rPr>
      </w:pPr>
    </w:p>
    <w:p w14:paraId="4549D3B5" w14:textId="77777777" w:rsidR="006A613A" w:rsidRDefault="006A613A" w:rsidP="005E4C04">
      <w:pPr>
        <w:pStyle w:val="ListParagraph"/>
        <w:widowControl w:val="0"/>
        <w:spacing w:before="200" w:line="240" w:lineRule="auto"/>
        <w:rPr>
          <w:sz w:val="24"/>
          <w:szCs w:val="24"/>
        </w:rPr>
      </w:pPr>
    </w:p>
    <w:p w14:paraId="3AFB28CC" w14:textId="77777777" w:rsidR="006A613A" w:rsidRDefault="006A613A" w:rsidP="005E4C04">
      <w:pPr>
        <w:pStyle w:val="ListParagraph"/>
        <w:widowControl w:val="0"/>
        <w:spacing w:before="200" w:line="240" w:lineRule="auto"/>
        <w:rPr>
          <w:sz w:val="24"/>
          <w:szCs w:val="24"/>
        </w:rPr>
      </w:pPr>
    </w:p>
    <w:p w14:paraId="00BB95A2" w14:textId="77777777" w:rsidR="006A613A" w:rsidRDefault="006A613A" w:rsidP="005E4C04">
      <w:pPr>
        <w:pStyle w:val="ListParagraph"/>
        <w:widowControl w:val="0"/>
        <w:spacing w:before="200" w:line="240" w:lineRule="auto"/>
        <w:rPr>
          <w:sz w:val="24"/>
          <w:szCs w:val="24"/>
        </w:rPr>
      </w:pPr>
    </w:p>
    <w:p w14:paraId="2F7D1C3C" w14:textId="77777777" w:rsidR="006A613A" w:rsidRDefault="006A613A" w:rsidP="005E4C04">
      <w:pPr>
        <w:pStyle w:val="ListParagraph"/>
        <w:widowControl w:val="0"/>
        <w:spacing w:before="200" w:line="240" w:lineRule="auto"/>
        <w:rPr>
          <w:sz w:val="24"/>
          <w:szCs w:val="24"/>
        </w:rPr>
      </w:pPr>
    </w:p>
    <w:p w14:paraId="37E2F88C" w14:textId="77777777" w:rsidR="006A613A" w:rsidRDefault="006A613A" w:rsidP="005E4C04">
      <w:pPr>
        <w:pStyle w:val="ListParagraph"/>
        <w:widowControl w:val="0"/>
        <w:spacing w:before="200" w:line="240" w:lineRule="auto"/>
        <w:rPr>
          <w:sz w:val="24"/>
          <w:szCs w:val="24"/>
        </w:rPr>
      </w:pPr>
    </w:p>
    <w:p w14:paraId="74F46F2E" w14:textId="77777777" w:rsidR="006A613A" w:rsidRDefault="006A613A" w:rsidP="005E4C04">
      <w:pPr>
        <w:pStyle w:val="ListParagraph"/>
        <w:widowControl w:val="0"/>
        <w:spacing w:before="200" w:line="240" w:lineRule="auto"/>
        <w:rPr>
          <w:sz w:val="24"/>
          <w:szCs w:val="24"/>
        </w:rPr>
      </w:pPr>
    </w:p>
    <w:p w14:paraId="003C9C77" w14:textId="77777777" w:rsidR="006A613A" w:rsidRPr="006A613A" w:rsidRDefault="006A613A" w:rsidP="005E4C04">
      <w:pPr>
        <w:pStyle w:val="ListParagraph"/>
        <w:widowControl w:val="0"/>
        <w:spacing w:before="200" w:line="240" w:lineRule="auto"/>
        <w:rPr>
          <w:sz w:val="24"/>
          <w:szCs w:val="24"/>
        </w:rPr>
      </w:pPr>
    </w:p>
    <w:p w14:paraId="15A56773" w14:textId="77777777" w:rsidR="00B340D3" w:rsidRPr="005460ED" w:rsidRDefault="00B340D3" w:rsidP="00B340D3">
      <w:pPr>
        <w:pStyle w:val="ListParagraph"/>
        <w:rPr>
          <w:sz w:val="24"/>
          <w:szCs w:val="24"/>
        </w:rPr>
      </w:pPr>
    </w:p>
    <w:p w14:paraId="00000010" w14:textId="22C34740" w:rsidR="000C6BF3" w:rsidRPr="005460ED" w:rsidRDefault="00F31E5E" w:rsidP="00A36649">
      <w:pPr>
        <w:pStyle w:val="ListParagraph"/>
        <w:widowControl w:val="0"/>
        <w:numPr>
          <w:ilvl w:val="0"/>
          <w:numId w:val="1"/>
        </w:numPr>
        <w:spacing w:before="200" w:line="240" w:lineRule="auto"/>
        <w:rPr>
          <w:color w:val="1F497D" w:themeColor="text2"/>
          <w:sz w:val="24"/>
          <w:szCs w:val="24"/>
        </w:rPr>
      </w:pPr>
      <w:r w:rsidRPr="005460ED">
        <w:rPr>
          <w:color w:val="1F497D" w:themeColor="text2"/>
          <w:sz w:val="24"/>
          <w:szCs w:val="24"/>
        </w:rPr>
        <w:t>Were there any data format issues in the data, and if there were/are how you would handle them?</w:t>
      </w:r>
    </w:p>
    <w:p w14:paraId="3DF5C88C" w14:textId="77777777" w:rsidR="00310154" w:rsidRDefault="00310154" w:rsidP="00A36649">
      <w:pPr>
        <w:pStyle w:val="ListParagraph"/>
        <w:numPr>
          <w:ilvl w:val="0"/>
          <w:numId w:val="12"/>
        </w:numPr>
        <w:spacing w:after="160"/>
        <w:rPr>
          <w:sz w:val="24"/>
          <w:szCs w:val="24"/>
        </w:rPr>
      </w:pPr>
      <w:r w:rsidRPr="00310154">
        <w:rPr>
          <w:sz w:val="24"/>
          <w:szCs w:val="24"/>
        </w:rPr>
        <w:t>In our data, there was no need to change the data types.</w:t>
      </w:r>
    </w:p>
    <w:p w14:paraId="73F76505" w14:textId="6B402F39" w:rsidR="00E63F14" w:rsidRDefault="00DA35CE" w:rsidP="00A36649">
      <w:pPr>
        <w:pStyle w:val="ListParagraph"/>
        <w:numPr>
          <w:ilvl w:val="0"/>
          <w:numId w:val="12"/>
        </w:numPr>
        <w:spacing w:after="160"/>
        <w:rPr>
          <w:sz w:val="24"/>
          <w:szCs w:val="24"/>
        </w:rPr>
      </w:pPr>
      <w:r w:rsidRPr="00DA35CE">
        <w:rPr>
          <w:sz w:val="24"/>
          <w:szCs w:val="24"/>
        </w:rPr>
        <w:t>If there was such an issue to format the datatypes then I can check and transform data types in the Power Query editor.</w:t>
      </w:r>
    </w:p>
    <w:p w14:paraId="49413750" w14:textId="77777777" w:rsidR="00D37F7F" w:rsidRPr="00D37F7F" w:rsidRDefault="00D37F7F" w:rsidP="00D37F7F">
      <w:pPr>
        <w:pStyle w:val="ListParagraph"/>
        <w:spacing w:after="160"/>
        <w:rPr>
          <w:sz w:val="24"/>
          <w:szCs w:val="24"/>
        </w:rPr>
      </w:pPr>
    </w:p>
    <w:p w14:paraId="00000011" w14:textId="4037B396" w:rsidR="000C6BF3" w:rsidRPr="003442FE" w:rsidRDefault="00CC38FD" w:rsidP="00A36649">
      <w:pPr>
        <w:pStyle w:val="ListParagraph"/>
        <w:widowControl w:val="0"/>
        <w:numPr>
          <w:ilvl w:val="0"/>
          <w:numId w:val="1"/>
        </w:numPr>
        <w:spacing w:before="200" w:line="240" w:lineRule="auto"/>
        <w:rPr>
          <w:color w:val="1F497D" w:themeColor="text2"/>
          <w:sz w:val="24"/>
          <w:szCs w:val="24"/>
        </w:rPr>
      </w:pPr>
      <w:r w:rsidRPr="003442FE">
        <w:rPr>
          <w:color w:val="1F497D" w:themeColor="text2"/>
          <w:sz w:val="24"/>
          <w:szCs w:val="24"/>
        </w:rPr>
        <w:t>When we add a column in Power Query what’s the code that comes in M language in the formula bar? What do you know about M-query?</w:t>
      </w:r>
    </w:p>
    <w:p w14:paraId="14913D02" w14:textId="04CF5A4B" w:rsidR="00DF498B" w:rsidRPr="008754E0" w:rsidRDefault="00DF498B" w:rsidP="008754E0">
      <w:pPr>
        <w:widowControl w:val="0"/>
        <w:spacing w:before="200" w:line="240" w:lineRule="auto"/>
        <w:rPr>
          <w:sz w:val="24"/>
          <w:szCs w:val="24"/>
          <w:lang w:val="en-IN"/>
        </w:rPr>
      </w:pPr>
      <w:r w:rsidRPr="008754E0">
        <w:rPr>
          <w:b/>
          <w:bCs/>
          <w:sz w:val="24"/>
          <w:szCs w:val="24"/>
          <w:lang w:val="en-IN"/>
        </w:rPr>
        <w:t>M Language</w:t>
      </w:r>
      <w:r w:rsidRPr="008754E0">
        <w:rPr>
          <w:sz w:val="24"/>
          <w:szCs w:val="24"/>
          <w:lang w:val="en-IN"/>
        </w:rPr>
        <w:t xml:space="preserve"> (Power Query Formula Language) is the scripting language used in Power Query for data transformation. Every step you perform in Power Query is automatically translated into M code, which is displayed in the </w:t>
      </w:r>
      <w:r w:rsidRPr="008754E0">
        <w:rPr>
          <w:b/>
          <w:bCs/>
          <w:sz w:val="24"/>
          <w:szCs w:val="24"/>
          <w:lang w:val="en-IN"/>
        </w:rPr>
        <w:t>Advanced Editor</w:t>
      </w:r>
      <w:r w:rsidRPr="008754E0">
        <w:rPr>
          <w:sz w:val="24"/>
          <w:szCs w:val="24"/>
          <w:lang w:val="en-IN"/>
        </w:rPr>
        <w:t xml:space="preserve"> or the </w:t>
      </w:r>
      <w:r w:rsidRPr="008754E0">
        <w:rPr>
          <w:b/>
          <w:bCs/>
          <w:sz w:val="24"/>
          <w:szCs w:val="24"/>
          <w:lang w:val="en-IN"/>
        </w:rPr>
        <w:t>Formula Bar</w:t>
      </w:r>
      <w:r w:rsidRPr="008754E0">
        <w:rPr>
          <w:sz w:val="24"/>
          <w:szCs w:val="24"/>
          <w:lang w:val="en-IN"/>
        </w:rPr>
        <w:t>.</w:t>
      </w:r>
    </w:p>
    <w:p w14:paraId="41440026" w14:textId="23B68C1A" w:rsidR="0022587C" w:rsidRPr="0022587C" w:rsidRDefault="00CF69F7" w:rsidP="0022587C">
      <w:pPr>
        <w:widowControl w:val="0"/>
        <w:spacing w:before="200" w:line="240" w:lineRule="auto"/>
        <w:rPr>
          <w:sz w:val="24"/>
          <w:szCs w:val="24"/>
          <w:lang w:val="en-IN"/>
        </w:rPr>
      </w:pPr>
      <w:r w:rsidRPr="00CF69F7">
        <w:rPr>
          <w:sz w:val="24"/>
          <w:szCs w:val="24"/>
        </w:rPr>
        <w:t xml:space="preserve">When </w:t>
      </w:r>
      <w:r>
        <w:rPr>
          <w:sz w:val="24"/>
          <w:szCs w:val="24"/>
        </w:rPr>
        <w:t xml:space="preserve">we </w:t>
      </w:r>
      <w:r w:rsidRPr="00CF69F7">
        <w:rPr>
          <w:sz w:val="24"/>
          <w:szCs w:val="24"/>
        </w:rPr>
        <w:t>add a column in Power Query, Power BI generates M query that reflects the action.</w:t>
      </w:r>
    </w:p>
    <w:p w14:paraId="05871392" w14:textId="3734B087" w:rsidR="00E63F14" w:rsidRPr="008754E0" w:rsidRDefault="00352B41" w:rsidP="00E63F14">
      <w:pPr>
        <w:widowControl w:val="0"/>
        <w:spacing w:before="200" w:line="240" w:lineRule="auto"/>
        <w:rPr>
          <w:b/>
          <w:bCs/>
          <w:sz w:val="24"/>
          <w:szCs w:val="24"/>
          <w:u w:val="single"/>
        </w:rPr>
      </w:pPr>
      <w:r w:rsidRPr="008754E0">
        <w:rPr>
          <w:b/>
          <w:bCs/>
          <w:sz w:val="24"/>
          <w:szCs w:val="24"/>
          <w:u w:val="single"/>
        </w:rPr>
        <w:t>Example of M Code for Adding a Column</w:t>
      </w:r>
    </w:p>
    <w:p w14:paraId="343B106E" w14:textId="778C511E" w:rsidR="00626B44" w:rsidRDefault="00626B44" w:rsidP="00E63F14">
      <w:pPr>
        <w:widowControl w:val="0"/>
        <w:spacing w:before="200" w:line="240" w:lineRule="auto"/>
        <w:rPr>
          <w:sz w:val="24"/>
          <w:szCs w:val="24"/>
        </w:rPr>
      </w:pPr>
      <w:r w:rsidRPr="00626B44">
        <w:rPr>
          <w:sz w:val="24"/>
          <w:szCs w:val="24"/>
        </w:rPr>
        <w:t>= Table.AddColumn(Source, "NewColumnName", each [ExistingColumn] * 2, type number)</w:t>
      </w:r>
    </w:p>
    <w:p w14:paraId="79EF8C0F" w14:textId="77A1833D" w:rsidR="008754E0" w:rsidRDefault="008754E0" w:rsidP="00E63F14">
      <w:pPr>
        <w:widowControl w:val="0"/>
        <w:spacing w:before="200" w:line="240" w:lineRule="auto"/>
        <w:rPr>
          <w:sz w:val="24"/>
          <w:szCs w:val="24"/>
          <w:u w:val="single"/>
        </w:rPr>
      </w:pPr>
      <w:r w:rsidRPr="008754E0">
        <w:rPr>
          <w:b/>
          <w:bCs/>
          <w:sz w:val="24"/>
          <w:szCs w:val="24"/>
          <w:u w:val="single"/>
        </w:rPr>
        <w:t>Explanation</w:t>
      </w:r>
      <w:r w:rsidRPr="008754E0">
        <w:rPr>
          <w:sz w:val="24"/>
          <w:szCs w:val="24"/>
          <w:u w:val="single"/>
        </w:rPr>
        <w:t>:</w:t>
      </w:r>
    </w:p>
    <w:p w14:paraId="57DC603B" w14:textId="284FA09E" w:rsidR="00CA064F" w:rsidRPr="00CA064F" w:rsidRDefault="00CA064F" w:rsidP="00A36649">
      <w:pPr>
        <w:pStyle w:val="ListParagraph"/>
        <w:widowControl w:val="0"/>
        <w:numPr>
          <w:ilvl w:val="0"/>
          <w:numId w:val="13"/>
        </w:numPr>
        <w:spacing w:before="200" w:line="240" w:lineRule="auto"/>
        <w:rPr>
          <w:sz w:val="24"/>
          <w:szCs w:val="24"/>
          <w:lang w:val="en-IN"/>
        </w:rPr>
      </w:pPr>
      <w:r w:rsidRPr="00CA064F">
        <w:rPr>
          <w:sz w:val="24"/>
          <w:szCs w:val="24"/>
          <w:lang w:val="en-IN"/>
        </w:rPr>
        <w:t>Table.AddColumn: A function that adds a new column to a table.</w:t>
      </w:r>
    </w:p>
    <w:p w14:paraId="3C64AEDF" w14:textId="37608BF9" w:rsidR="00CA064F" w:rsidRPr="00CA064F" w:rsidRDefault="00CA064F" w:rsidP="00A36649">
      <w:pPr>
        <w:pStyle w:val="ListParagraph"/>
        <w:widowControl w:val="0"/>
        <w:numPr>
          <w:ilvl w:val="0"/>
          <w:numId w:val="13"/>
        </w:numPr>
        <w:spacing w:before="200" w:line="240" w:lineRule="auto"/>
        <w:rPr>
          <w:sz w:val="24"/>
          <w:szCs w:val="24"/>
          <w:lang w:val="en-IN"/>
        </w:rPr>
      </w:pPr>
      <w:r w:rsidRPr="00CA064F">
        <w:rPr>
          <w:sz w:val="24"/>
          <w:szCs w:val="24"/>
          <w:lang w:val="en-IN"/>
        </w:rPr>
        <w:t xml:space="preserve">Source: Refers to the table or step </w:t>
      </w:r>
      <w:r>
        <w:rPr>
          <w:sz w:val="24"/>
          <w:szCs w:val="24"/>
          <w:lang w:val="en-IN"/>
        </w:rPr>
        <w:t>we</w:t>
      </w:r>
      <w:r w:rsidRPr="00CA064F">
        <w:rPr>
          <w:sz w:val="24"/>
          <w:szCs w:val="24"/>
          <w:lang w:val="en-IN"/>
        </w:rPr>
        <w:t>’re working with.</w:t>
      </w:r>
    </w:p>
    <w:p w14:paraId="7D956904" w14:textId="0C35AC3A" w:rsidR="00CA064F" w:rsidRPr="00CA064F" w:rsidRDefault="00CA064F" w:rsidP="00A36649">
      <w:pPr>
        <w:pStyle w:val="ListParagraph"/>
        <w:widowControl w:val="0"/>
        <w:numPr>
          <w:ilvl w:val="0"/>
          <w:numId w:val="13"/>
        </w:numPr>
        <w:spacing w:before="200" w:line="240" w:lineRule="auto"/>
        <w:rPr>
          <w:sz w:val="24"/>
          <w:szCs w:val="24"/>
          <w:lang w:val="en-IN"/>
        </w:rPr>
      </w:pPr>
      <w:r w:rsidRPr="00CA064F">
        <w:rPr>
          <w:sz w:val="24"/>
          <w:szCs w:val="24"/>
          <w:lang w:val="en-IN"/>
        </w:rPr>
        <w:t>"NewColumnName": The name of the new column.</w:t>
      </w:r>
    </w:p>
    <w:p w14:paraId="67EAADA5" w14:textId="6B9C9399" w:rsidR="00CA064F" w:rsidRPr="00CA064F" w:rsidRDefault="00CA064F" w:rsidP="00A36649">
      <w:pPr>
        <w:pStyle w:val="ListParagraph"/>
        <w:widowControl w:val="0"/>
        <w:numPr>
          <w:ilvl w:val="0"/>
          <w:numId w:val="13"/>
        </w:numPr>
        <w:spacing w:before="200" w:line="240" w:lineRule="auto"/>
        <w:rPr>
          <w:sz w:val="24"/>
          <w:szCs w:val="24"/>
          <w:lang w:val="en-IN"/>
        </w:rPr>
      </w:pPr>
      <w:r w:rsidRPr="00CA064F">
        <w:rPr>
          <w:sz w:val="24"/>
          <w:szCs w:val="24"/>
          <w:lang w:val="en-IN"/>
        </w:rPr>
        <w:t>each [ExistingColumn] * 2: The calculation or logic for the new column (in this case, doubling the values of ExistingColumn).</w:t>
      </w:r>
    </w:p>
    <w:p w14:paraId="1A2BF6AF" w14:textId="6C0FEC0C" w:rsidR="008754E0" w:rsidRPr="00DD49A9" w:rsidRDefault="00CA064F" w:rsidP="00A36649">
      <w:pPr>
        <w:pStyle w:val="ListParagraph"/>
        <w:widowControl w:val="0"/>
        <w:numPr>
          <w:ilvl w:val="0"/>
          <w:numId w:val="13"/>
        </w:numPr>
        <w:spacing w:before="200" w:line="240" w:lineRule="auto"/>
        <w:rPr>
          <w:sz w:val="24"/>
          <w:szCs w:val="24"/>
        </w:rPr>
      </w:pPr>
      <w:r w:rsidRPr="00CA064F">
        <w:rPr>
          <w:sz w:val="24"/>
          <w:szCs w:val="24"/>
          <w:lang w:val="en-IN"/>
        </w:rPr>
        <w:t>type number: Specifies the data type of the new column (e.g., number, text, date).</w:t>
      </w:r>
    </w:p>
    <w:p w14:paraId="3DB0A77F" w14:textId="77777777" w:rsidR="00DD49A9" w:rsidRPr="00CA064F" w:rsidRDefault="00DD49A9" w:rsidP="00DD49A9">
      <w:pPr>
        <w:pStyle w:val="ListParagraph"/>
        <w:widowControl w:val="0"/>
        <w:spacing w:before="200" w:line="240" w:lineRule="auto"/>
        <w:ind w:left="1440"/>
        <w:rPr>
          <w:sz w:val="24"/>
          <w:szCs w:val="24"/>
        </w:rPr>
      </w:pPr>
    </w:p>
    <w:p w14:paraId="00000012" w14:textId="4D51152B" w:rsidR="000C6BF3" w:rsidRPr="004F320F" w:rsidRDefault="00DD49A9" w:rsidP="00A36649">
      <w:pPr>
        <w:pStyle w:val="ListParagraph"/>
        <w:widowControl w:val="0"/>
        <w:numPr>
          <w:ilvl w:val="0"/>
          <w:numId w:val="1"/>
        </w:numPr>
        <w:spacing w:before="200" w:line="240" w:lineRule="auto"/>
        <w:rPr>
          <w:color w:val="1F497D" w:themeColor="text2"/>
          <w:sz w:val="24"/>
          <w:szCs w:val="24"/>
        </w:rPr>
      </w:pPr>
      <w:r w:rsidRPr="004F320F">
        <w:rPr>
          <w:color w:val="1F497D" w:themeColor="text2"/>
          <w:sz w:val="24"/>
          <w:szCs w:val="24"/>
        </w:rPr>
        <w:t>Identify the top 5 most valuable customers using a composite score that       combines three key metrics: (SQL)</w:t>
      </w:r>
    </w:p>
    <w:p w14:paraId="00000013" w14:textId="77777777" w:rsidR="000C6BF3" w:rsidRPr="006B6EEB" w:rsidRDefault="00C2219A" w:rsidP="00A36649">
      <w:pPr>
        <w:widowControl w:val="0"/>
        <w:numPr>
          <w:ilvl w:val="1"/>
          <w:numId w:val="1"/>
        </w:numPr>
        <w:spacing w:before="200" w:line="240" w:lineRule="auto"/>
        <w:rPr>
          <w:color w:val="1F497D" w:themeColor="text2"/>
          <w:sz w:val="24"/>
          <w:szCs w:val="24"/>
        </w:rPr>
      </w:pPr>
      <w:r w:rsidRPr="006B6EEB">
        <w:rPr>
          <w:color w:val="1F497D" w:themeColor="text2"/>
          <w:sz w:val="24"/>
          <w:szCs w:val="24"/>
        </w:rPr>
        <w:t>Total Revenue (50% weight): The total amount of money spent by the customer.</w:t>
      </w:r>
    </w:p>
    <w:p w14:paraId="00000014" w14:textId="77777777" w:rsidR="000C6BF3" w:rsidRPr="006B6EEB" w:rsidRDefault="00C2219A" w:rsidP="00A36649">
      <w:pPr>
        <w:widowControl w:val="0"/>
        <w:numPr>
          <w:ilvl w:val="1"/>
          <w:numId w:val="1"/>
        </w:numPr>
        <w:spacing w:before="200" w:line="240" w:lineRule="auto"/>
        <w:rPr>
          <w:color w:val="1F497D" w:themeColor="text2"/>
          <w:sz w:val="24"/>
          <w:szCs w:val="24"/>
        </w:rPr>
      </w:pPr>
      <w:r w:rsidRPr="006B6EEB">
        <w:rPr>
          <w:color w:val="1F497D" w:themeColor="text2"/>
          <w:sz w:val="24"/>
          <w:szCs w:val="24"/>
        </w:rPr>
        <w:t>Order Frequency (30% weight): The number of orders placed by the customer, indicating their loyalty and engagement.</w:t>
      </w:r>
    </w:p>
    <w:p w14:paraId="386985EE" w14:textId="304F8B35" w:rsidR="003B505C" w:rsidRDefault="00C2219A" w:rsidP="00A36649">
      <w:pPr>
        <w:widowControl w:val="0"/>
        <w:numPr>
          <w:ilvl w:val="1"/>
          <w:numId w:val="1"/>
        </w:numPr>
        <w:spacing w:before="200" w:line="240" w:lineRule="auto"/>
        <w:rPr>
          <w:color w:val="1F497D" w:themeColor="text2"/>
          <w:sz w:val="24"/>
          <w:szCs w:val="24"/>
        </w:rPr>
      </w:pPr>
      <w:r w:rsidRPr="006B6EEB">
        <w:rPr>
          <w:color w:val="1F497D" w:themeColor="text2"/>
          <w:sz w:val="24"/>
          <w:szCs w:val="24"/>
        </w:rPr>
        <w:t>Average Order Value (20% weight): The average value of each order placed by the customer, reflecting the typical transaction size.</w:t>
      </w:r>
    </w:p>
    <w:p w14:paraId="2CCDEAAA" w14:textId="48641916" w:rsidR="00562707" w:rsidRPr="00D019F1" w:rsidRDefault="00CC7ACB" w:rsidP="00D019F1">
      <w:pPr>
        <w:spacing w:before="100" w:beforeAutospacing="1" w:after="100" w:afterAutospacing="1" w:line="240" w:lineRule="auto"/>
        <w:ind w:left="360"/>
        <w:rPr>
          <w:rFonts w:eastAsia="Times New Roman"/>
          <w:sz w:val="24"/>
          <w:szCs w:val="24"/>
          <w:u w:val="single"/>
          <w:lang w:val="en-IN"/>
        </w:rPr>
      </w:pPr>
      <w:r w:rsidRPr="0065749C">
        <w:rPr>
          <w:rFonts w:eastAsia="Times New Roman"/>
          <w:sz w:val="24"/>
          <w:szCs w:val="24"/>
          <w:u w:val="single"/>
          <w:lang w:val="en-IN"/>
        </w:rPr>
        <w:t xml:space="preserve">The </w:t>
      </w:r>
      <w:r w:rsidRPr="0065749C">
        <w:rPr>
          <w:rFonts w:eastAsia="Times New Roman"/>
          <w:b/>
          <w:bCs/>
          <w:sz w:val="24"/>
          <w:szCs w:val="24"/>
          <w:u w:val="single"/>
          <w:lang w:val="en-IN"/>
        </w:rPr>
        <w:t>Composite Score</w:t>
      </w:r>
      <w:r w:rsidRPr="0065749C">
        <w:rPr>
          <w:rFonts w:eastAsia="Times New Roman"/>
          <w:sz w:val="24"/>
          <w:szCs w:val="24"/>
          <w:u w:val="single"/>
          <w:lang w:val="en-IN"/>
        </w:rPr>
        <w:t xml:space="preserve"> will be calculated as</w:t>
      </w:r>
      <w:proofErr w:type="gramStart"/>
      <w:r w:rsidRPr="0065749C">
        <w:rPr>
          <w:rFonts w:eastAsia="Times New Roman"/>
          <w:sz w:val="24"/>
          <w:szCs w:val="24"/>
          <w:u w:val="single"/>
          <w:lang w:val="en-IN"/>
        </w:rPr>
        <w:t>:</w:t>
      </w:r>
      <w:r w:rsidR="0065749C">
        <w:rPr>
          <w:rFonts w:eastAsia="Times New Roman"/>
          <w:sz w:val="24"/>
          <w:szCs w:val="24"/>
          <w:u w:val="single"/>
          <w:lang w:val="en-IN"/>
        </w:rPr>
        <w:t xml:space="preserve">  </w:t>
      </w:r>
      <w:r w:rsidRPr="0065749C">
        <w:rPr>
          <w:rFonts w:eastAsia="Times New Roman"/>
          <w:sz w:val="24"/>
          <w:szCs w:val="24"/>
          <w:lang w:val="en-IN"/>
        </w:rPr>
        <w:t>(</w:t>
      </w:r>
      <w:proofErr w:type="gramEnd"/>
      <w:r w:rsidRPr="0065749C">
        <w:rPr>
          <w:rFonts w:eastAsia="Times New Roman"/>
          <w:sz w:val="24"/>
          <w:szCs w:val="24"/>
          <w:lang w:val="en-IN"/>
        </w:rPr>
        <w:t>0.5×Total Revenue)+(0.3×Order Frequency)+(0.2×Average Order Value</w:t>
      </w:r>
      <w:r w:rsidR="00562707" w:rsidRPr="0065749C">
        <w:rPr>
          <w:rFonts w:eastAsia="Times New Roman"/>
          <w:sz w:val="24"/>
          <w:szCs w:val="24"/>
          <w:lang w:val="en-IN"/>
        </w:rPr>
        <w:t>)</w:t>
      </w:r>
    </w:p>
    <w:p w14:paraId="64DCE870" w14:textId="02A93316" w:rsidR="00BC50E3" w:rsidRDefault="00BC50E3" w:rsidP="00BC50E3">
      <w:pPr>
        <w:pStyle w:val="ListParagraph"/>
        <w:widowControl w:val="0"/>
        <w:spacing w:before="200"/>
        <w:rPr>
          <w:color w:val="1F497D" w:themeColor="text2"/>
          <w:sz w:val="24"/>
          <w:szCs w:val="24"/>
          <w:lang w:val="en-IN"/>
        </w:rPr>
      </w:pPr>
      <w:r w:rsidRPr="00BC50E3">
        <w:rPr>
          <w:noProof/>
          <w:color w:val="1F497D" w:themeColor="text2"/>
          <w:sz w:val="24"/>
          <w:szCs w:val="24"/>
          <w:lang w:val="en-IN"/>
        </w:rPr>
        <w:lastRenderedPageBreak/>
        <w:drawing>
          <wp:inline distT="0" distB="0" distL="0" distR="0" wp14:anchorId="059CA119" wp14:editId="3FFAEAA8">
            <wp:extent cx="5068653" cy="1795838"/>
            <wp:effectExtent l="0" t="0" r="0" b="0"/>
            <wp:docPr id="1043039472"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39472" name="Picture 24" descr="A screenshot of a computer pr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9255" cy="1813767"/>
                    </a:xfrm>
                    <a:prstGeom prst="rect">
                      <a:avLst/>
                    </a:prstGeom>
                    <a:noFill/>
                    <a:ln>
                      <a:noFill/>
                    </a:ln>
                  </pic:spPr>
                </pic:pic>
              </a:graphicData>
            </a:graphic>
          </wp:inline>
        </w:drawing>
      </w:r>
    </w:p>
    <w:p w14:paraId="46D996AC" w14:textId="77777777" w:rsidR="00517313" w:rsidRDefault="00517313" w:rsidP="00517313">
      <w:pPr>
        <w:pStyle w:val="ListParagraph"/>
        <w:widowControl w:val="0"/>
        <w:spacing w:before="200"/>
        <w:rPr>
          <w:sz w:val="24"/>
          <w:szCs w:val="24"/>
          <w:lang w:val="en-IN"/>
        </w:rPr>
      </w:pPr>
      <w:r w:rsidRPr="00517313">
        <w:rPr>
          <w:sz w:val="24"/>
          <w:szCs w:val="24"/>
          <w:lang w:val="en-IN"/>
        </w:rPr>
        <w:t>The top 5 valuable customers as follows:</w:t>
      </w:r>
    </w:p>
    <w:p w14:paraId="70E7CABA" w14:textId="4DC2218D" w:rsidR="00562707" w:rsidRDefault="00684D90" w:rsidP="002D0070">
      <w:pPr>
        <w:pStyle w:val="ListParagraph"/>
        <w:widowControl w:val="0"/>
        <w:spacing w:before="200"/>
        <w:rPr>
          <w:sz w:val="24"/>
          <w:szCs w:val="24"/>
          <w:lang w:val="en-IN"/>
        </w:rPr>
      </w:pPr>
      <w:r w:rsidRPr="00684D90">
        <w:rPr>
          <w:noProof/>
          <w:sz w:val="24"/>
          <w:szCs w:val="24"/>
          <w:lang w:val="en-IN"/>
        </w:rPr>
        <w:drawing>
          <wp:inline distT="0" distB="0" distL="0" distR="0" wp14:anchorId="758015FC" wp14:editId="751328B6">
            <wp:extent cx="5516880" cy="1684020"/>
            <wp:effectExtent l="0" t="0" r="7620" b="0"/>
            <wp:docPr id="10177838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6880" cy="1684020"/>
                    </a:xfrm>
                    <a:prstGeom prst="rect">
                      <a:avLst/>
                    </a:prstGeom>
                    <a:noFill/>
                    <a:ln>
                      <a:noFill/>
                    </a:ln>
                  </pic:spPr>
                </pic:pic>
              </a:graphicData>
            </a:graphic>
          </wp:inline>
        </w:drawing>
      </w:r>
    </w:p>
    <w:p w14:paraId="003E91D1" w14:textId="77777777" w:rsidR="002D0070" w:rsidRPr="002D0070" w:rsidRDefault="002D0070" w:rsidP="002D0070">
      <w:pPr>
        <w:pStyle w:val="ListParagraph"/>
        <w:widowControl w:val="0"/>
        <w:spacing w:before="200"/>
        <w:rPr>
          <w:sz w:val="24"/>
          <w:szCs w:val="24"/>
          <w:lang w:val="en-IN"/>
        </w:rPr>
      </w:pPr>
    </w:p>
    <w:p w14:paraId="21C3FF6C" w14:textId="043E580B" w:rsidR="00A87F24" w:rsidRPr="00A87F24" w:rsidRDefault="00891129" w:rsidP="00A36649">
      <w:pPr>
        <w:pStyle w:val="ListParagraph"/>
        <w:widowControl w:val="0"/>
        <w:numPr>
          <w:ilvl w:val="0"/>
          <w:numId w:val="1"/>
        </w:numPr>
        <w:spacing w:before="200" w:line="240" w:lineRule="auto"/>
        <w:rPr>
          <w:color w:val="1F497D" w:themeColor="text2"/>
          <w:sz w:val="24"/>
          <w:szCs w:val="24"/>
        </w:rPr>
      </w:pPr>
      <w:r w:rsidRPr="004F320F">
        <w:rPr>
          <w:color w:val="1F497D" w:themeColor="text2"/>
          <w:sz w:val="24"/>
          <w:szCs w:val="24"/>
        </w:rPr>
        <w:t>Calculate the month-over-month growth rate in total revenue across the entire dataset. (SQL)</w:t>
      </w:r>
    </w:p>
    <w:p w14:paraId="7F3B71FF" w14:textId="69C9A028" w:rsidR="002D0070" w:rsidRPr="001E0B4C" w:rsidRDefault="001E0B4C" w:rsidP="005B479F">
      <w:pPr>
        <w:pStyle w:val="ListParagraph"/>
        <w:widowControl w:val="0"/>
        <w:spacing w:before="200" w:line="240" w:lineRule="auto"/>
        <w:rPr>
          <w:b/>
          <w:bCs/>
          <w:noProof/>
          <w:sz w:val="28"/>
          <w:szCs w:val="28"/>
        </w:rPr>
      </w:pPr>
      <w:r w:rsidRPr="001E0B4C">
        <w:rPr>
          <w:sz w:val="24"/>
          <w:szCs w:val="24"/>
        </w:rPr>
        <w:t>The month-over-month growth rate in total revenue across the entire dataset as follows:</w:t>
      </w:r>
    </w:p>
    <w:p w14:paraId="77C8D0AF" w14:textId="3ED9EA1B" w:rsidR="004D564F" w:rsidRDefault="005B47B7" w:rsidP="00B340D3">
      <w:pPr>
        <w:pStyle w:val="ListParagraph"/>
        <w:widowControl w:val="0"/>
        <w:spacing w:before="200" w:line="240" w:lineRule="auto"/>
        <w:rPr>
          <w:noProof/>
        </w:rPr>
      </w:pPr>
      <w:r w:rsidRPr="0072214C">
        <w:rPr>
          <w:b/>
          <w:bCs/>
          <w:noProof/>
          <w:sz w:val="28"/>
          <w:szCs w:val="28"/>
        </w:rPr>
        <w:drawing>
          <wp:inline distT="0" distB="0" distL="0" distR="0" wp14:anchorId="74FF69E6" wp14:editId="6521A5C3">
            <wp:extent cx="4928697" cy="2611532"/>
            <wp:effectExtent l="152400" t="152400" r="367665" b="360680"/>
            <wp:docPr id="300174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74131" name="Picture 1" descr="A screenshot of a computer&#10;&#10;Description automatically generated"/>
                    <pic:cNvPicPr/>
                  </pic:nvPicPr>
                  <pic:blipFill rotWithShape="1">
                    <a:blip r:embed="rId22"/>
                    <a:srcRect l="18172" t="12132" r="21384" b="10513"/>
                    <a:stretch/>
                  </pic:blipFill>
                  <pic:spPr bwMode="auto">
                    <a:xfrm>
                      <a:off x="0" y="0"/>
                      <a:ext cx="4999268" cy="26489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11CE782" w14:textId="6A27E237" w:rsidR="005B479F" w:rsidRPr="005B479F" w:rsidRDefault="005B479F" w:rsidP="005B479F">
      <w:pPr>
        <w:pStyle w:val="ListParagraph"/>
        <w:widowControl w:val="0"/>
        <w:spacing w:before="200" w:line="240" w:lineRule="auto"/>
        <w:rPr>
          <w:color w:val="1F497D" w:themeColor="text2"/>
          <w:sz w:val="24"/>
          <w:szCs w:val="24"/>
        </w:rPr>
      </w:pPr>
    </w:p>
    <w:p w14:paraId="73EC3F15" w14:textId="302442FF" w:rsidR="000965F2" w:rsidRDefault="0001230E" w:rsidP="00A36649">
      <w:pPr>
        <w:pStyle w:val="ListParagraph"/>
        <w:widowControl w:val="0"/>
        <w:numPr>
          <w:ilvl w:val="0"/>
          <w:numId w:val="1"/>
        </w:numPr>
        <w:spacing w:before="200" w:line="240" w:lineRule="auto"/>
        <w:rPr>
          <w:color w:val="1F497D" w:themeColor="text2"/>
          <w:sz w:val="24"/>
          <w:szCs w:val="24"/>
        </w:rPr>
      </w:pPr>
      <w:r w:rsidRPr="004F320F">
        <w:rPr>
          <w:color w:val="1F497D" w:themeColor="text2"/>
          <w:sz w:val="24"/>
          <w:szCs w:val="24"/>
        </w:rPr>
        <w:t>Calculate the rolling 3-month average revenue for each product category. (SQL)</w:t>
      </w:r>
    </w:p>
    <w:p w14:paraId="3C719769" w14:textId="6B9DD609" w:rsidR="0044416B" w:rsidRPr="001E0B4C" w:rsidRDefault="0044416B" w:rsidP="001E0B4C">
      <w:pPr>
        <w:pStyle w:val="ListParagraph"/>
        <w:rPr>
          <w:sz w:val="24"/>
          <w:szCs w:val="24"/>
        </w:rPr>
      </w:pPr>
      <w:r w:rsidRPr="0044416B">
        <w:rPr>
          <w:sz w:val="24"/>
          <w:szCs w:val="24"/>
        </w:rPr>
        <w:t>The rolling 3-month average revenue for each product category as follows:</w:t>
      </w:r>
    </w:p>
    <w:p w14:paraId="42FA2138" w14:textId="57776D9E" w:rsidR="004F320F" w:rsidRPr="0044416B" w:rsidRDefault="000965F2" w:rsidP="0044416B">
      <w:pPr>
        <w:pStyle w:val="ListParagraph"/>
        <w:widowControl w:val="0"/>
        <w:spacing w:before="200" w:line="240" w:lineRule="auto"/>
        <w:rPr>
          <w:color w:val="1F497D" w:themeColor="text2"/>
          <w:sz w:val="24"/>
          <w:szCs w:val="24"/>
        </w:rPr>
      </w:pPr>
      <w:r w:rsidRPr="00685033">
        <w:rPr>
          <w:b/>
          <w:bCs/>
          <w:noProof/>
          <w:sz w:val="28"/>
          <w:szCs w:val="28"/>
        </w:rPr>
        <w:lastRenderedPageBreak/>
        <w:drawing>
          <wp:inline distT="0" distB="0" distL="0" distR="0" wp14:anchorId="1AC50901" wp14:editId="563FEE8B">
            <wp:extent cx="4750403" cy="2710469"/>
            <wp:effectExtent l="152400" t="152400" r="355600" b="356870"/>
            <wp:docPr id="576831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31783" name="Picture 1" descr="A screenshot of a computer&#10;&#10;Description automatically generated"/>
                    <pic:cNvPicPr/>
                  </pic:nvPicPr>
                  <pic:blipFill rotWithShape="1">
                    <a:blip r:embed="rId23"/>
                    <a:srcRect l="24079" t="13275" r="16236" b="3676"/>
                    <a:stretch/>
                  </pic:blipFill>
                  <pic:spPr bwMode="auto">
                    <a:xfrm>
                      <a:off x="0" y="0"/>
                      <a:ext cx="4763531" cy="27179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27988DF" w14:textId="51DE9CFD" w:rsidR="00EA00CB" w:rsidRPr="00EA00CB" w:rsidRDefault="0001230E" w:rsidP="00A36649">
      <w:pPr>
        <w:pStyle w:val="ListParagraph"/>
        <w:widowControl w:val="0"/>
        <w:numPr>
          <w:ilvl w:val="0"/>
          <w:numId w:val="1"/>
        </w:numPr>
        <w:spacing w:before="200" w:line="240" w:lineRule="auto"/>
        <w:rPr>
          <w:color w:val="1F497D" w:themeColor="text2"/>
          <w:sz w:val="24"/>
          <w:szCs w:val="24"/>
        </w:rPr>
      </w:pPr>
      <w:r w:rsidRPr="004F320F">
        <w:rPr>
          <w:color w:val="1F497D" w:themeColor="text2"/>
          <w:sz w:val="24"/>
          <w:szCs w:val="24"/>
        </w:rPr>
        <w:t>Update the orders table to apply a 15% discount on the `Sale Price` for orders placed by customers who have made at least 10 orders. (SQL)</w:t>
      </w:r>
    </w:p>
    <w:p w14:paraId="27B62B35" w14:textId="61085C8B" w:rsidR="0005271F" w:rsidRPr="00EA00CB" w:rsidRDefault="00EA00CB" w:rsidP="00EA00CB">
      <w:pPr>
        <w:pStyle w:val="ListParagraph"/>
        <w:widowControl w:val="0"/>
        <w:spacing w:before="200" w:line="240" w:lineRule="auto"/>
        <w:rPr>
          <w:color w:val="1F497D" w:themeColor="text2"/>
          <w:sz w:val="24"/>
          <w:szCs w:val="24"/>
        </w:rPr>
      </w:pPr>
      <w:r w:rsidRPr="00333667">
        <w:rPr>
          <w:b/>
          <w:bCs/>
          <w:noProof/>
          <w:sz w:val="28"/>
          <w:szCs w:val="28"/>
        </w:rPr>
        <w:drawing>
          <wp:inline distT="0" distB="0" distL="0" distR="0" wp14:anchorId="78D08ED1" wp14:editId="1C6ECEA2">
            <wp:extent cx="3723620" cy="1066800"/>
            <wp:effectExtent l="152400" t="152400" r="353695" b="361950"/>
            <wp:docPr id="2058981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81437" name="Picture 1" descr="A screenshot of a computer&#10;&#10;Description automatically generated"/>
                    <pic:cNvPicPr/>
                  </pic:nvPicPr>
                  <pic:blipFill rotWithShape="1">
                    <a:blip r:embed="rId24"/>
                    <a:srcRect l="22016" t="28975" r="29216" b="20407"/>
                    <a:stretch/>
                  </pic:blipFill>
                  <pic:spPr bwMode="auto">
                    <a:xfrm>
                      <a:off x="0" y="0"/>
                      <a:ext cx="3752943" cy="107520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0000019" w14:textId="7ACE5413" w:rsidR="000C6BF3" w:rsidRDefault="0001230E" w:rsidP="00A36649">
      <w:pPr>
        <w:pStyle w:val="ListParagraph"/>
        <w:widowControl w:val="0"/>
        <w:numPr>
          <w:ilvl w:val="0"/>
          <w:numId w:val="1"/>
        </w:numPr>
        <w:spacing w:before="200" w:line="240" w:lineRule="auto"/>
        <w:rPr>
          <w:color w:val="1F497D" w:themeColor="text2"/>
          <w:sz w:val="24"/>
          <w:szCs w:val="24"/>
        </w:rPr>
      </w:pPr>
      <w:r w:rsidRPr="004F320F">
        <w:rPr>
          <w:color w:val="1F497D" w:themeColor="text2"/>
          <w:sz w:val="24"/>
          <w:szCs w:val="24"/>
        </w:rPr>
        <w:t>Calculate the average number of days between consecutive orders for customers who have placed at least five orders. (SQL)</w:t>
      </w:r>
    </w:p>
    <w:p w14:paraId="2C1D7902" w14:textId="77777777" w:rsidR="000C1A09" w:rsidRDefault="000C1A09" w:rsidP="000C1A09">
      <w:pPr>
        <w:pStyle w:val="ListParagraph"/>
        <w:rPr>
          <w:sz w:val="24"/>
          <w:szCs w:val="24"/>
        </w:rPr>
      </w:pPr>
      <w:r w:rsidRPr="000C1A09">
        <w:rPr>
          <w:sz w:val="24"/>
          <w:szCs w:val="24"/>
        </w:rPr>
        <w:t>The average no. of days between consecutive orders as follows:</w:t>
      </w:r>
    </w:p>
    <w:p w14:paraId="132E29DA" w14:textId="7CD3A0FC" w:rsidR="00DD0C15" w:rsidRPr="004F320F" w:rsidRDefault="00826BC9" w:rsidP="0001230E">
      <w:pPr>
        <w:widowControl w:val="0"/>
        <w:spacing w:before="200" w:line="240" w:lineRule="auto"/>
        <w:rPr>
          <w:color w:val="1F497D" w:themeColor="text2"/>
          <w:sz w:val="24"/>
          <w:szCs w:val="24"/>
        </w:rPr>
      </w:pPr>
      <w:r w:rsidRPr="00385242">
        <w:rPr>
          <w:noProof/>
        </w:rPr>
        <w:drawing>
          <wp:inline distT="0" distB="0" distL="0" distR="0" wp14:anchorId="6B5F21B8" wp14:editId="0AC1F6E5">
            <wp:extent cx="4360179" cy="2098213"/>
            <wp:effectExtent l="152400" t="152400" r="364490" b="359410"/>
            <wp:docPr id="2111735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35602" name="Picture 1" descr="A screenshot of a computer&#10;&#10;Description automatically generated"/>
                    <pic:cNvPicPr/>
                  </pic:nvPicPr>
                  <pic:blipFill rotWithShape="1">
                    <a:blip r:embed="rId25">
                      <a:extLst>
                        <a:ext uri="{28A0092B-C50C-407E-A947-70E740481C1C}">
                          <a14:useLocalDpi xmlns:a14="http://schemas.microsoft.com/office/drawing/2010/main" val="0"/>
                        </a:ext>
                      </a:extLst>
                    </a:blip>
                    <a:srcRect l="15215" t="26041" r="11937" b="7579"/>
                    <a:stretch/>
                  </pic:blipFill>
                  <pic:spPr bwMode="auto">
                    <a:xfrm>
                      <a:off x="0" y="0"/>
                      <a:ext cx="4374502" cy="210510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F8C3964" w14:textId="1355B72A" w:rsidR="00FE6A1C" w:rsidRDefault="0001230E" w:rsidP="00A36649">
      <w:pPr>
        <w:pStyle w:val="ListParagraph"/>
        <w:widowControl w:val="0"/>
        <w:numPr>
          <w:ilvl w:val="0"/>
          <w:numId w:val="1"/>
        </w:numPr>
        <w:spacing w:before="200" w:line="240" w:lineRule="auto"/>
        <w:rPr>
          <w:color w:val="1F497D" w:themeColor="text2"/>
          <w:sz w:val="24"/>
          <w:szCs w:val="24"/>
        </w:rPr>
      </w:pPr>
      <w:r w:rsidRPr="004F320F">
        <w:rPr>
          <w:color w:val="1F497D" w:themeColor="text2"/>
          <w:sz w:val="24"/>
          <w:szCs w:val="24"/>
        </w:rPr>
        <w:t xml:space="preserve">Identify customers who have generated revenue that is more than 30% higher </w:t>
      </w:r>
      <w:r w:rsidRPr="004F320F">
        <w:rPr>
          <w:color w:val="1F497D" w:themeColor="text2"/>
          <w:sz w:val="24"/>
          <w:szCs w:val="24"/>
        </w:rPr>
        <w:lastRenderedPageBreak/>
        <w:t>than the average revenue per customer. (SQL)</w:t>
      </w:r>
    </w:p>
    <w:p w14:paraId="75DE0744" w14:textId="76D30424" w:rsidR="008114B7" w:rsidRPr="008114B7" w:rsidRDefault="00E66C8F" w:rsidP="00316D48">
      <w:pPr>
        <w:pStyle w:val="ListParagraph"/>
        <w:spacing w:before="100" w:beforeAutospacing="1" w:after="100" w:afterAutospacing="1" w:line="240" w:lineRule="auto"/>
        <w:rPr>
          <w:rFonts w:ascii="Times New Roman" w:eastAsia="Times New Roman" w:hAnsi="Times New Roman" w:cs="Times New Roman"/>
          <w:sz w:val="24"/>
          <w:szCs w:val="24"/>
          <w:lang w:val="en-IN"/>
        </w:rPr>
      </w:pPr>
      <w:r w:rsidRPr="002463F6">
        <w:rPr>
          <w:b/>
          <w:bCs/>
          <w:noProof/>
          <w:color w:val="709FDB" w:themeColor="text2" w:themeTint="80"/>
          <w:sz w:val="28"/>
          <w:szCs w:val="28"/>
        </w:rPr>
        <w:drawing>
          <wp:inline distT="0" distB="0" distL="0" distR="0" wp14:anchorId="1852C3DB" wp14:editId="7EE9C8E9">
            <wp:extent cx="4817533" cy="2914885"/>
            <wp:effectExtent l="152400" t="152400" r="364490" b="361950"/>
            <wp:docPr id="1684480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80494" name="Picture 1" descr="A screenshot of a computer&#10;&#10;Description automatically generated"/>
                    <pic:cNvPicPr/>
                  </pic:nvPicPr>
                  <pic:blipFill rotWithShape="1">
                    <a:blip r:embed="rId26"/>
                    <a:srcRect l="23931" t="13376" r="5892" b="8493"/>
                    <a:stretch/>
                  </pic:blipFill>
                  <pic:spPr bwMode="auto">
                    <a:xfrm>
                      <a:off x="0" y="0"/>
                      <a:ext cx="4844132" cy="29309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04B5959" w14:textId="5880458F" w:rsidR="008114B7" w:rsidRPr="008114B7" w:rsidRDefault="008114B7" w:rsidP="00316D48">
      <w:pPr>
        <w:pStyle w:val="ListParagraph"/>
        <w:spacing w:before="100" w:beforeAutospacing="1" w:after="100" w:afterAutospacing="1" w:line="240" w:lineRule="auto"/>
        <w:rPr>
          <w:rFonts w:ascii="Times New Roman" w:eastAsia="Times New Roman" w:hAnsi="Times New Roman" w:cs="Times New Roman"/>
          <w:sz w:val="24"/>
          <w:szCs w:val="24"/>
          <w:lang w:val="en-IN"/>
        </w:rPr>
      </w:pPr>
    </w:p>
    <w:p w14:paraId="42BD8C60" w14:textId="77777777" w:rsidR="00D41A0F" w:rsidRPr="00D41A0F" w:rsidRDefault="00D41A0F" w:rsidP="00D41A0F">
      <w:pPr>
        <w:pStyle w:val="ListParagraph"/>
        <w:widowControl w:val="0"/>
        <w:spacing w:before="200" w:line="240" w:lineRule="auto"/>
        <w:rPr>
          <w:color w:val="1F497D" w:themeColor="text2"/>
          <w:sz w:val="24"/>
          <w:szCs w:val="24"/>
        </w:rPr>
      </w:pPr>
    </w:p>
    <w:p w14:paraId="0000001C" w14:textId="4232C9CF" w:rsidR="000C6BF3" w:rsidRDefault="0001230E" w:rsidP="00A36649">
      <w:pPr>
        <w:pStyle w:val="ListParagraph"/>
        <w:widowControl w:val="0"/>
        <w:numPr>
          <w:ilvl w:val="0"/>
          <w:numId w:val="1"/>
        </w:numPr>
        <w:spacing w:before="200" w:line="240" w:lineRule="auto"/>
        <w:rPr>
          <w:color w:val="1F497D" w:themeColor="text2"/>
          <w:sz w:val="26"/>
          <w:szCs w:val="26"/>
        </w:rPr>
      </w:pPr>
      <w:r w:rsidRPr="004F320F">
        <w:rPr>
          <w:color w:val="1F497D" w:themeColor="text2"/>
          <w:sz w:val="26"/>
          <w:szCs w:val="26"/>
        </w:rPr>
        <w:t>Determine the top 3 product categories that have shown the highest increase in sales over the past year compared to the previous year. (SQL)</w:t>
      </w:r>
    </w:p>
    <w:p w14:paraId="247A83B0" w14:textId="49922F9E" w:rsidR="00921A47" w:rsidRPr="00921A47" w:rsidRDefault="00DA0C50" w:rsidP="000A5AD0">
      <w:pPr>
        <w:pStyle w:val="ListParagraph"/>
        <w:spacing w:before="100" w:beforeAutospacing="1" w:after="100" w:afterAutospacing="1" w:line="240" w:lineRule="auto"/>
        <w:rPr>
          <w:rFonts w:ascii="Times New Roman" w:eastAsia="Times New Roman" w:hAnsi="Times New Roman" w:cs="Times New Roman"/>
          <w:sz w:val="24"/>
          <w:szCs w:val="24"/>
          <w:lang w:val="en-IN"/>
        </w:rPr>
      </w:pPr>
      <w:r w:rsidRPr="00341D64">
        <w:rPr>
          <w:b/>
          <w:bCs/>
          <w:noProof/>
          <w:sz w:val="28"/>
          <w:szCs w:val="28"/>
        </w:rPr>
        <w:drawing>
          <wp:inline distT="0" distB="0" distL="0" distR="0" wp14:anchorId="083991D9" wp14:editId="732ADF4E">
            <wp:extent cx="5201894" cy="2971800"/>
            <wp:effectExtent l="152400" t="152400" r="361315" b="361950"/>
            <wp:docPr id="1009357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57356" name="Picture 1" descr="A screenshot of a computer&#10;&#10;Description automatically generated"/>
                    <pic:cNvPicPr/>
                  </pic:nvPicPr>
                  <pic:blipFill rotWithShape="1">
                    <a:blip r:embed="rId27"/>
                    <a:srcRect l="18762" t="16254" r="15772" b="11213"/>
                    <a:stretch/>
                  </pic:blipFill>
                  <pic:spPr bwMode="auto">
                    <a:xfrm>
                      <a:off x="0" y="0"/>
                      <a:ext cx="5227327" cy="29863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544D121" w14:textId="4C001E0C" w:rsidR="00D86709" w:rsidRPr="00D86709" w:rsidRDefault="00D86709" w:rsidP="00D86709">
      <w:pPr>
        <w:pStyle w:val="ListParagraph"/>
        <w:spacing w:before="100" w:beforeAutospacing="1" w:after="100" w:afterAutospacing="1" w:line="240" w:lineRule="auto"/>
        <w:rPr>
          <w:rFonts w:ascii="Times New Roman" w:eastAsia="Times New Roman" w:hAnsi="Times New Roman" w:cs="Times New Roman"/>
          <w:sz w:val="24"/>
          <w:szCs w:val="24"/>
          <w:lang w:val="en-IN"/>
        </w:rPr>
      </w:pPr>
    </w:p>
    <w:p w14:paraId="694988BD" w14:textId="06578F93" w:rsidR="00E139DC" w:rsidRPr="00E139DC" w:rsidRDefault="00E139DC" w:rsidP="00E139DC">
      <w:pPr>
        <w:pStyle w:val="ListParagraph"/>
        <w:widowControl w:val="0"/>
        <w:spacing w:before="200" w:line="240" w:lineRule="auto"/>
        <w:rPr>
          <w:color w:val="1F497D" w:themeColor="text2"/>
          <w:sz w:val="26"/>
          <w:szCs w:val="26"/>
        </w:rPr>
      </w:pPr>
    </w:p>
    <w:p w14:paraId="5B7DC842" w14:textId="77777777" w:rsidR="004F320F" w:rsidRDefault="004F320F" w:rsidP="004F320F">
      <w:pPr>
        <w:rPr>
          <w:b/>
          <w:bCs/>
          <w:sz w:val="24"/>
          <w:szCs w:val="24"/>
          <w:lang w:val="en-IN"/>
        </w:rPr>
      </w:pPr>
    </w:p>
    <w:p w14:paraId="3FD232F9" w14:textId="77777777" w:rsidR="004F320F" w:rsidRDefault="004F320F" w:rsidP="004F320F">
      <w:pPr>
        <w:rPr>
          <w:b/>
          <w:bCs/>
          <w:sz w:val="24"/>
          <w:szCs w:val="24"/>
          <w:lang w:val="en-IN"/>
        </w:rPr>
      </w:pPr>
    </w:p>
    <w:p w14:paraId="07D6F568" w14:textId="77777777" w:rsidR="004F320F" w:rsidRDefault="004F320F" w:rsidP="004F320F">
      <w:pPr>
        <w:rPr>
          <w:b/>
          <w:bCs/>
          <w:sz w:val="24"/>
          <w:szCs w:val="24"/>
          <w:lang w:val="en-IN"/>
        </w:rPr>
      </w:pPr>
    </w:p>
    <w:p w14:paraId="4B81A72B" w14:textId="77777777" w:rsidR="004F320F" w:rsidRDefault="004F320F" w:rsidP="004F320F">
      <w:pPr>
        <w:rPr>
          <w:b/>
          <w:bCs/>
          <w:sz w:val="24"/>
          <w:szCs w:val="24"/>
          <w:lang w:val="en-IN"/>
        </w:rPr>
      </w:pPr>
    </w:p>
    <w:p w14:paraId="67A7A68E" w14:textId="77777777" w:rsidR="004F320F" w:rsidRDefault="004F320F" w:rsidP="004F320F">
      <w:pPr>
        <w:rPr>
          <w:b/>
          <w:bCs/>
          <w:sz w:val="24"/>
          <w:szCs w:val="24"/>
          <w:lang w:val="en-IN"/>
        </w:rPr>
      </w:pPr>
    </w:p>
    <w:p w14:paraId="0D52CF56" w14:textId="77777777" w:rsidR="004F320F" w:rsidRDefault="004F320F" w:rsidP="004F320F">
      <w:pPr>
        <w:rPr>
          <w:b/>
          <w:bCs/>
          <w:sz w:val="24"/>
          <w:szCs w:val="24"/>
          <w:lang w:val="en-IN"/>
        </w:rPr>
      </w:pPr>
    </w:p>
    <w:p w14:paraId="4B6C940C" w14:textId="77777777" w:rsidR="004F320F" w:rsidRDefault="004F320F" w:rsidP="004F320F">
      <w:pPr>
        <w:rPr>
          <w:b/>
          <w:bCs/>
          <w:sz w:val="24"/>
          <w:szCs w:val="24"/>
          <w:lang w:val="en-IN"/>
        </w:rPr>
      </w:pPr>
    </w:p>
    <w:p w14:paraId="6A74EDDA" w14:textId="77777777" w:rsidR="004F320F" w:rsidRDefault="004F320F" w:rsidP="004F320F">
      <w:pPr>
        <w:rPr>
          <w:b/>
          <w:bCs/>
          <w:sz w:val="24"/>
          <w:szCs w:val="24"/>
          <w:lang w:val="en-IN"/>
        </w:rPr>
      </w:pPr>
    </w:p>
    <w:p w14:paraId="7A6136D0" w14:textId="77777777" w:rsidR="004F320F" w:rsidRDefault="004F320F" w:rsidP="004F320F">
      <w:pPr>
        <w:rPr>
          <w:b/>
          <w:bCs/>
          <w:sz w:val="24"/>
          <w:szCs w:val="24"/>
          <w:lang w:val="en-IN"/>
        </w:rPr>
      </w:pPr>
    </w:p>
    <w:p w14:paraId="2F72A2D0" w14:textId="77777777" w:rsidR="004F320F" w:rsidRDefault="004F320F" w:rsidP="004F320F">
      <w:pPr>
        <w:rPr>
          <w:b/>
          <w:bCs/>
          <w:sz w:val="24"/>
          <w:szCs w:val="24"/>
          <w:lang w:val="en-IN"/>
        </w:rPr>
      </w:pPr>
    </w:p>
    <w:p w14:paraId="3F45F433" w14:textId="77777777" w:rsidR="004F320F" w:rsidRDefault="004F320F" w:rsidP="004F320F">
      <w:pPr>
        <w:rPr>
          <w:b/>
          <w:bCs/>
          <w:sz w:val="24"/>
          <w:szCs w:val="24"/>
          <w:lang w:val="en-IN"/>
        </w:rPr>
      </w:pPr>
    </w:p>
    <w:p w14:paraId="5B06852E" w14:textId="77777777" w:rsidR="004F320F" w:rsidRDefault="004F320F" w:rsidP="004F320F">
      <w:pPr>
        <w:rPr>
          <w:b/>
          <w:bCs/>
          <w:sz w:val="24"/>
          <w:szCs w:val="24"/>
          <w:lang w:val="en-IN"/>
        </w:rPr>
      </w:pPr>
    </w:p>
    <w:p w14:paraId="674F3229" w14:textId="77777777" w:rsidR="004F320F" w:rsidRDefault="004F320F" w:rsidP="004F320F">
      <w:pPr>
        <w:rPr>
          <w:b/>
          <w:bCs/>
          <w:sz w:val="24"/>
          <w:szCs w:val="24"/>
          <w:lang w:val="en-IN"/>
        </w:rPr>
      </w:pPr>
    </w:p>
    <w:p w14:paraId="2BB80276" w14:textId="77777777" w:rsidR="004F320F" w:rsidRDefault="004F320F" w:rsidP="004F320F">
      <w:pPr>
        <w:rPr>
          <w:b/>
          <w:bCs/>
          <w:sz w:val="24"/>
          <w:szCs w:val="24"/>
          <w:lang w:val="en-IN"/>
        </w:rPr>
      </w:pPr>
    </w:p>
    <w:p w14:paraId="27E4711E" w14:textId="77777777" w:rsidR="004F320F" w:rsidRDefault="004F320F" w:rsidP="004F320F">
      <w:pPr>
        <w:rPr>
          <w:b/>
          <w:bCs/>
          <w:sz w:val="24"/>
          <w:szCs w:val="24"/>
          <w:lang w:val="en-IN"/>
        </w:rPr>
      </w:pPr>
    </w:p>
    <w:p w14:paraId="4AAC2837" w14:textId="77777777" w:rsidR="004F320F" w:rsidRDefault="004F320F" w:rsidP="004F320F">
      <w:pPr>
        <w:rPr>
          <w:b/>
          <w:bCs/>
          <w:sz w:val="24"/>
          <w:szCs w:val="24"/>
          <w:lang w:val="en-IN"/>
        </w:rPr>
      </w:pPr>
    </w:p>
    <w:p w14:paraId="241039B1" w14:textId="77777777" w:rsidR="004F320F" w:rsidRDefault="004F320F" w:rsidP="004F320F">
      <w:pPr>
        <w:rPr>
          <w:b/>
          <w:bCs/>
          <w:sz w:val="24"/>
          <w:szCs w:val="24"/>
          <w:lang w:val="en-IN"/>
        </w:rPr>
      </w:pPr>
    </w:p>
    <w:p w14:paraId="2149C513" w14:textId="77777777" w:rsidR="004F320F" w:rsidRDefault="004F320F" w:rsidP="004F320F">
      <w:pPr>
        <w:rPr>
          <w:b/>
          <w:bCs/>
          <w:sz w:val="24"/>
          <w:szCs w:val="24"/>
          <w:lang w:val="en-IN"/>
        </w:rPr>
      </w:pPr>
    </w:p>
    <w:p w14:paraId="5333806B" w14:textId="77777777" w:rsidR="004F320F" w:rsidRDefault="004F320F" w:rsidP="004F320F">
      <w:pPr>
        <w:rPr>
          <w:b/>
          <w:bCs/>
          <w:sz w:val="24"/>
          <w:szCs w:val="24"/>
          <w:lang w:val="en-IN"/>
        </w:rPr>
      </w:pPr>
    </w:p>
    <w:p w14:paraId="17A30BF9" w14:textId="77777777" w:rsidR="004F320F" w:rsidRDefault="004F320F" w:rsidP="004F320F">
      <w:pPr>
        <w:rPr>
          <w:b/>
          <w:bCs/>
          <w:sz w:val="24"/>
          <w:szCs w:val="24"/>
          <w:lang w:val="en-IN"/>
        </w:rPr>
      </w:pPr>
    </w:p>
    <w:p w14:paraId="0000001E" w14:textId="24BFB157" w:rsidR="000C6BF3" w:rsidRPr="004F320F" w:rsidRDefault="00C2219A" w:rsidP="0019755E">
      <w:pPr>
        <w:spacing w:after="200"/>
        <w:jc w:val="center"/>
        <w:rPr>
          <w:b/>
          <w:bCs/>
          <w:color w:val="005E00"/>
          <w:sz w:val="36"/>
          <w:szCs w:val="36"/>
        </w:rPr>
      </w:pPr>
      <w:r w:rsidRPr="004F320F">
        <w:rPr>
          <w:b/>
          <w:bCs/>
          <w:color w:val="005E00"/>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Subjective Question</w:t>
      </w:r>
    </w:p>
    <w:p w14:paraId="08158B1B" w14:textId="77777777" w:rsidR="00B23224" w:rsidRDefault="00C2219A" w:rsidP="00A36649">
      <w:pPr>
        <w:widowControl w:val="0"/>
        <w:numPr>
          <w:ilvl w:val="0"/>
          <w:numId w:val="2"/>
        </w:numPr>
        <w:spacing w:before="200" w:line="273" w:lineRule="auto"/>
        <w:rPr>
          <w:color w:val="005E00"/>
          <w:sz w:val="24"/>
          <w:szCs w:val="24"/>
        </w:rPr>
      </w:pPr>
      <w:r w:rsidRPr="004F320F">
        <w:rPr>
          <w:color w:val="005E00"/>
          <w:sz w:val="24"/>
          <w:szCs w:val="24"/>
        </w:rPr>
        <w:t>Explain the revenue breakdown by year and by-product. Evaluate how different products contribute to annual revenue and come up with suggestions to increase the sales of the low-selling items.</w:t>
      </w:r>
    </w:p>
    <w:p w14:paraId="68D0D44F" w14:textId="77777777" w:rsidR="002B0F84" w:rsidRDefault="00C71265" w:rsidP="004540B1">
      <w:pPr>
        <w:widowControl w:val="0"/>
        <w:spacing w:before="200" w:line="273" w:lineRule="auto"/>
        <w:rPr>
          <w:sz w:val="24"/>
          <w:szCs w:val="24"/>
        </w:rPr>
      </w:pPr>
      <w:r w:rsidRPr="004540B1">
        <w:rPr>
          <w:sz w:val="24"/>
          <w:szCs w:val="24"/>
          <w:u w:val="single"/>
        </w:rPr>
        <w:t>Reference for revenue breakdown by year</w:t>
      </w:r>
      <w:r w:rsidRPr="004540B1">
        <w:rPr>
          <w:sz w:val="24"/>
          <w:szCs w:val="24"/>
        </w:rPr>
        <w:t>:</w:t>
      </w:r>
    </w:p>
    <w:p w14:paraId="5F484DE6" w14:textId="31E9939E" w:rsidR="00711CA0" w:rsidRDefault="00711CA0" w:rsidP="004540B1">
      <w:pPr>
        <w:widowControl w:val="0"/>
        <w:spacing w:before="200" w:line="273" w:lineRule="auto"/>
        <w:rPr>
          <w:sz w:val="24"/>
          <w:szCs w:val="24"/>
        </w:rPr>
      </w:pPr>
      <w:r w:rsidRPr="00711CA0">
        <w:rPr>
          <w:noProof/>
          <w:lang w:val="en-IN"/>
        </w:rPr>
        <w:drawing>
          <wp:inline distT="0" distB="0" distL="0" distR="0" wp14:anchorId="0F1622F8" wp14:editId="6C69F12B">
            <wp:extent cx="5733415" cy="1835727"/>
            <wp:effectExtent l="0" t="0" r="635" b="0"/>
            <wp:docPr id="1535986770" name="Picture 30"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86770" name="Picture 30" descr="A graph with numbers and line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0501" cy="1841198"/>
                    </a:xfrm>
                    <a:prstGeom prst="rect">
                      <a:avLst/>
                    </a:prstGeom>
                    <a:noFill/>
                    <a:ln>
                      <a:noFill/>
                    </a:ln>
                  </pic:spPr>
                </pic:pic>
              </a:graphicData>
            </a:graphic>
          </wp:inline>
        </w:drawing>
      </w:r>
    </w:p>
    <w:p w14:paraId="2BC582FB" w14:textId="18C9FE0C" w:rsidR="004540B1" w:rsidRPr="002B0F84" w:rsidRDefault="004540B1" w:rsidP="004540B1">
      <w:pPr>
        <w:widowControl w:val="0"/>
        <w:spacing w:before="200" w:line="273" w:lineRule="auto"/>
        <w:rPr>
          <w:color w:val="005E00"/>
          <w:sz w:val="24"/>
          <w:szCs w:val="24"/>
          <w:u w:val="single"/>
        </w:rPr>
      </w:pPr>
      <w:r w:rsidRPr="002B0F84">
        <w:rPr>
          <w:sz w:val="24"/>
          <w:szCs w:val="24"/>
          <w:u w:val="single"/>
        </w:rPr>
        <w:t>Reference for revenue break</w:t>
      </w:r>
      <w:r w:rsidR="002B0F84" w:rsidRPr="002B0F84">
        <w:rPr>
          <w:sz w:val="24"/>
          <w:szCs w:val="24"/>
          <w:u w:val="single"/>
        </w:rPr>
        <w:t>down by product:</w:t>
      </w:r>
    </w:p>
    <w:p w14:paraId="6AEC0E91" w14:textId="6EE3B704" w:rsidR="00456224" w:rsidRPr="00456224" w:rsidRDefault="00456224" w:rsidP="002B0F84">
      <w:pPr>
        <w:widowControl w:val="0"/>
        <w:spacing w:before="200" w:line="273" w:lineRule="auto"/>
        <w:rPr>
          <w:sz w:val="24"/>
          <w:szCs w:val="24"/>
          <w:lang w:val="en-IN"/>
        </w:rPr>
      </w:pPr>
      <w:r w:rsidRPr="00456224">
        <w:rPr>
          <w:noProof/>
          <w:sz w:val="24"/>
          <w:szCs w:val="24"/>
          <w:lang w:val="en-IN"/>
        </w:rPr>
        <w:lastRenderedPageBreak/>
        <w:drawing>
          <wp:inline distT="0" distB="0" distL="0" distR="0" wp14:anchorId="3DD68D00" wp14:editId="4B18C3E2">
            <wp:extent cx="5744911" cy="2534805"/>
            <wp:effectExtent l="0" t="0" r="8255" b="0"/>
            <wp:docPr id="188407261" name="Picture 32"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7261" name="Picture 32" descr="A graph with numbers and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7579" cy="2549219"/>
                    </a:xfrm>
                    <a:prstGeom prst="rect">
                      <a:avLst/>
                    </a:prstGeom>
                    <a:noFill/>
                    <a:ln>
                      <a:noFill/>
                    </a:ln>
                  </pic:spPr>
                </pic:pic>
              </a:graphicData>
            </a:graphic>
          </wp:inline>
        </w:drawing>
      </w:r>
    </w:p>
    <w:p w14:paraId="11555CCC" w14:textId="1ECB3448" w:rsidR="00711CA0" w:rsidRDefault="00162BE5" w:rsidP="00711CA0">
      <w:pPr>
        <w:widowControl w:val="0"/>
        <w:spacing w:before="200" w:line="273" w:lineRule="auto"/>
        <w:ind w:left="502"/>
        <w:rPr>
          <w:b/>
          <w:bCs/>
          <w:sz w:val="24"/>
          <w:szCs w:val="24"/>
          <w:u w:val="single"/>
        </w:rPr>
      </w:pPr>
      <w:r w:rsidRPr="00072E73">
        <w:rPr>
          <w:b/>
          <w:bCs/>
          <w:sz w:val="24"/>
          <w:szCs w:val="24"/>
          <w:u w:val="single"/>
        </w:rPr>
        <w:t>Strategies to Increase Sales of Low-Selling Items</w:t>
      </w:r>
      <w:r w:rsidR="00072E73" w:rsidRPr="00072E73">
        <w:rPr>
          <w:b/>
          <w:bCs/>
          <w:sz w:val="24"/>
          <w:szCs w:val="24"/>
          <w:u w:val="single"/>
        </w:rPr>
        <w:t>:</w:t>
      </w:r>
    </w:p>
    <w:p w14:paraId="6F30E9C1" w14:textId="0E039CA5" w:rsidR="00072E73" w:rsidRPr="008C3C24" w:rsidRDefault="008C3C24" w:rsidP="00A36649">
      <w:pPr>
        <w:pStyle w:val="ListParagraph"/>
        <w:widowControl w:val="0"/>
        <w:numPr>
          <w:ilvl w:val="0"/>
          <w:numId w:val="19"/>
        </w:numPr>
        <w:spacing w:before="200" w:line="273" w:lineRule="auto"/>
        <w:rPr>
          <w:sz w:val="24"/>
          <w:szCs w:val="24"/>
        </w:rPr>
      </w:pPr>
      <w:r w:rsidRPr="008C3C24">
        <w:rPr>
          <w:sz w:val="24"/>
          <w:szCs w:val="24"/>
        </w:rPr>
        <w:t>Combine low-selling products with top-performing items as part of a bundle deal.</w:t>
      </w:r>
    </w:p>
    <w:p w14:paraId="52FEB26B" w14:textId="162D5C11" w:rsidR="00456224" w:rsidRDefault="00394983" w:rsidP="00A36649">
      <w:pPr>
        <w:pStyle w:val="ListParagraph"/>
        <w:widowControl w:val="0"/>
        <w:numPr>
          <w:ilvl w:val="0"/>
          <w:numId w:val="19"/>
        </w:numPr>
        <w:spacing w:before="200" w:line="273" w:lineRule="auto"/>
        <w:rPr>
          <w:sz w:val="24"/>
          <w:szCs w:val="24"/>
        </w:rPr>
      </w:pPr>
      <w:r w:rsidRPr="00394983">
        <w:rPr>
          <w:sz w:val="24"/>
          <w:szCs w:val="24"/>
        </w:rPr>
        <w:t xml:space="preserve">Provide special discounts on low-selling items </w:t>
      </w:r>
      <w:r w:rsidRPr="00394983">
        <w:rPr>
          <w:b/>
          <w:bCs/>
          <w:sz w:val="24"/>
          <w:szCs w:val="24"/>
        </w:rPr>
        <w:t>for a limited time</w:t>
      </w:r>
      <w:r w:rsidRPr="00394983">
        <w:rPr>
          <w:sz w:val="24"/>
          <w:szCs w:val="24"/>
        </w:rPr>
        <w:t xml:space="preserve"> to boost demand.</w:t>
      </w:r>
    </w:p>
    <w:p w14:paraId="1825C417" w14:textId="7CE9E91D" w:rsidR="00394983" w:rsidRDefault="007D36B5" w:rsidP="00A36649">
      <w:pPr>
        <w:pStyle w:val="ListParagraph"/>
        <w:widowControl w:val="0"/>
        <w:numPr>
          <w:ilvl w:val="0"/>
          <w:numId w:val="19"/>
        </w:numPr>
        <w:spacing w:before="200" w:line="273" w:lineRule="auto"/>
        <w:rPr>
          <w:sz w:val="24"/>
          <w:szCs w:val="24"/>
        </w:rPr>
      </w:pPr>
      <w:r w:rsidRPr="007D36B5">
        <w:rPr>
          <w:sz w:val="24"/>
          <w:szCs w:val="24"/>
        </w:rPr>
        <w:t xml:space="preserve">Place low-selling products in the </w:t>
      </w:r>
      <w:r w:rsidRPr="007D36B5">
        <w:rPr>
          <w:b/>
          <w:bCs/>
          <w:sz w:val="24"/>
          <w:szCs w:val="24"/>
        </w:rPr>
        <w:t>"Recommended for You"</w:t>
      </w:r>
      <w:r w:rsidRPr="007D36B5">
        <w:rPr>
          <w:sz w:val="24"/>
          <w:szCs w:val="24"/>
        </w:rPr>
        <w:t xml:space="preserve"> or </w:t>
      </w:r>
      <w:r w:rsidRPr="007D36B5">
        <w:rPr>
          <w:b/>
          <w:bCs/>
          <w:sz w:val="24"/>
          <w:szCs w:val="24"/>
        </w:rPr>
        <w:t>"Trending Now"</w:t>
      </w:r>
      <w:r w:rsidRPr="007D36B5">
        <w:rPr>
          <w:sz w:val="24"/>
          <w:szCs w:val="24"/>
        </w:rPr>
        <w:t xml:space="preserve"> section.</w:t>
      </w:r>
    </w:p>
    <w:p w14:paraId="2A4C4EA6" w14:textId="0893252E" w:rsidR="007D36B5" w:rsidRDefault="001F0E5D" w:rsidP="00A36649">
      <w:pPr>
        <w:pStyle w:val="ListParagraph"/>
        <w:widowControl w:val="0"/>
        <w:numPr>
          <w:ilvl w:val="0"/>
          <w:numId w:val="19"/>
        </w:numPr>
        <w:spacing w:before="200" w:line="273" w:lineRule="auto"/>
        <w:rPr>
          <w:sz w:val="24"/>
          <w:szCs w:val="24"/>
        </w:rPr>
      </w:pPr>
      <w:r w:rsidRPr="001F0E5D">
        <w:rPr>
          <w:sz w:val="24"/>
          <w:szCs w:val="24"/>
        </w:rPr>
        <w:t>Compare pricing with competitors and adjust accordingly.</w:t>
      </w:r>
    </w:p>
    <w:p w14:paraId="6C49C84E" w14:textId="403ADD26" w:rsidR="001F0E5D" w:rsidRDefault="001F0E5D" w:rsidP="00A36649">
      <w:pPr>
        <w:pStyle w:val="ListParagraph"/>
        <w:widowControl w:val="0"/>
        <w:numPr>
          <w:ilvl w:val="0"/>
          <w:numId w:val="19"/>
        </w:numPr>
        <w:spacing w:before="200" w:line="273" w:lineRule="auto"/>
        <w:rPr>
          <w:sz w:val="24"/>
          <w:szCs w:val="24"/>
        </w:rPr>
      </w:pPr>
      <w:r w:rsidRPr="001F0E5D">
        <w:rPr>
          <w:sz w:val="24"/>
          <w:szCs w:val="24"/>
        </w:rPr>
        <w:t xml:space="preserve">Encourage customers to leave </w:t>
      </w:r>
      <w:r w:rsidRPr="001F0E5D">
        <w:rPr>
          <w:b/>
          <w:bCs/>
          <w:sz w:val="24"/>
          <w:szCs w:val="24"/>
        </w:rPr>
        <w:t>positive reviews</w:t>
      </w:r>
      <w:r w:rsidRPr="001F0E5D">
        <w:rPr>
          <w:sz w:val="24"/>
          <w:szCs w:val="24"/>
        </w:rPr>
        <w:t xml:space="preserve"> for underperforming items.</w:t>
      </w:r>
    </w:p>
    <w:p w14:paraId="0410CCF1" w14:textId="1F0F5B52" w:rsidR="001F0E5D" w:rsidRDefault="003E1C8E" w:rsidP="00A36649">
      <w:pPr>
        <w:pStyle w:val="ListParagraph"/>
        <w:widowControl w:val="0"/>
        <w:numPr>
          <w:ilvl w:val="0"/>
          <w:numId w:val="19"/>
        </w:numPr>
        <w:spacing w:before="200" w:line="273" w:lineRule="auto"/>
        <w:rPr>
          <w:sz w:val="24"/>
          <w:szCs w:val="24"/>
        </w:rPr>
      </w:pPr>
      <w:r w:rsidRPr="003E1C8E">
        <w:rPr>
          <w:sz w:val="24"/>
          <w:szCs w:val="24"/>
        </w:rPr>
        <w:t xml:space="preserve">Retarget </w:t>
      </w:r>
      <w:r w:rsidR="00027F5F">
        <w:rPr>
          <w:sz w:val="24"/>
          <w:szCs w:val="24"/>
        </w:rPr>
        <w:t xml:space="preserve">interested </w:t>
      </w:r>
      <w:r w:rsidRPr="003E1C8E">
        <w:rPr>
          <w:sz w:val="24"/>
          <w:szCs w:val="24"/>
        </w:rPr>
        <w:t>customers who viewed but didn’t purchase low-selling products.</w:t>
      </w:r>
    </w:p>
    <w:p w14:paraId="6C7A0181" w14:textId="48AD10C8" w:rsidR="00456224" w:rsidRPr="002B0F84" w:rsidRDefault="00852E19" w:rsidP="00A36649">
      <w:pPr>
        <w:pStyle w:val="ListParagraph"/>
        <w:widowControl w:val="0"/>
        <w:numPr>
          <w:ilvl w:val="0"/>
          <w:numId w:val="19"/>
        </w:numPr>
        <w:spacing w:before="200" w:line="273" w:lineRule="auto"/>
        <w:rPr>
          <w:sz w:val="24"/>
          <w:szCs w:val="24"/>
        </w:rPr>
      </w:pPr>
      <w:r w:rsidRPr="00852E19">
        <w:rPr>
          <w:sz w:val="24"/>
          <w:szCs w:val="24"/>
        </w:rPr>
        <w:t xml:space="preserve">If a product has low sales in certain locations, check if it's due to </w:t>
      </w:r>
      <w:r w:rsidRPr="00852E19">
        <w:rPr>
          <w:b/>
          <w:bCs/>
          <w:sz w:val="24"/>
          <w:szCs w:val="24"/>
        </w:rPr>
        <w:t>stock unavailability</w:t>
      </w:r>
      <w:r w:rsidRPr="00852E19">
        <w:rPr>
          <w:sz w:val="24"/>
          <w:szCs w:val="24"/>
        </w:rPr>
        <w:t>.</w:t>
      </w:r>
      <w:r w:rsidR="009B5BBF" w:rsidRPr="009B5BBF">
        <w:t xml:space="preserve"> </w:t>
      </w:r>
      <w:r w:rsidR="009B5BBF" w:rsidRPr="009B5BBF">
        <w:rPr>
          <w:sz w:val="24"/>
          <w:szCs w:val="24"/>
        </w:rPr>
        <w:t xml:space="preserve">Use </w:t>
      </w:r>
      <w:r w:rsidR="009B5BBF" w:rsidRPr="009B5BBF">
        <w:rPr>
          <w:b/>
          <w:bCs/>
          <w:sz w:val="24"/>
          <w:szCs w:val="24"/>
        </w:rPr>
        <w:t>zone-wise analysis</w:t>
      </w:r>
      <w:r w:rsidR="009B5BBF" w:rsidRPr="009B5BBF">
        <w:rPr>
          <w:sz w:val="24"/>
          <w:szCs w:val="24"/>
        </w:rPr>
        <w:t xml:space="preserve"> to optimize inventory distribution.</w:t>
      </w:r>
    </w:p>
    <w:p w14:paraId="5E5FF767" w14:textId="69C89293" w:rsidR="002B0F84" w:rsidRDefault="00C2219A" w:rsidP="00A36649">
      <w:pPr>
        <w:widowControl w:val="0"/>
        <w:numPr>
          <w:ilvl w:val="0"/>
          <w:numId w:val="2"/>
        </w:numPr>
        <w:spacing w:before="200" w:line="273" w:lineRule="auto"/>
        <w:rPr>
          <w:color w:val="005E00"/>
          <w:sz w:val="24"/>
          <w:szCs w:val="24"/>
        </w:rPr>
      </w:pPr>
      <w:r w:rsidRPr="00DC6445">
        <w:rPr>
          <w:color w:val="005E00"/>
          <w:sz w:val="24"/>
          <w:szCs w:val="24"/>
        </w:rPr>
        <w:t>How many products were returned? Use a DAX function to get this metric. Examine the possible reasons for returns and consider how this metric could indicate improvements in product descriptions or quality control.</w:t>
      </w:r>
    </w:p>
    <w:p w14:paraId="7C43F781" w14:textId="4A324588" w:rsidR="00514206" w:rsidRDefault="00514206" w:rsidP="00A36649">
      <w:pPr>
        <w:pStyle w:val="ListParagraph"/>
        <w:widowControl w:val="0"/>
        <w:numPr>
          <w:ilvl w:val="0"/>
          <w:numId w:val="28"/>
        </w:numPr>
        <w:spacing w:before="200" w:line="273" w:lineRule="auto"/>
        <w:rPr>
          <w:b/>
          <w:bCs/>
          <w:color w:val="000000" w:themeColor="text1"/>
          <w:sz w:val="24"/>
          <w:szCs w:val="24"/>
          <w:u w:val="single"/>
        </w:rPr>
      </w:pPr>
      <w:r w:rsidRPr="00DA03BF">
        <w:rPr>
          <w:b/>
          <w:bCs/>
          <w:color w:val="000000" w:themeColor="text1"/>
          <w:sz w:val="24"/>
          <w:szCs w:val="24"/>
          <w:u w:val="single"/>
        </w:rPr>
        <w:t>Create a Measure for Returned Products</w:t>
      </w:r>
    </w:p>
    <w:p w14:paraId="0331DEBC" w14:textId="77777777" w:rsidR="00DA03BF" w:rsidRPr="00DA03BF" w:rsidRDefault="00DA03BF" w:rsidP="00DA03BF">
      <w:pPr>
        <w:pStyle w:val="ListParagraph"/>
        <w:widowControl w:val="0"/>
        <w:spacing w:before="200" w:line="273" w:lineRule="auto"/>
        <w:rPr>
          <w:b/>
          <w:bCs/>
          <w:color w:val="000000" w:themeColor="text1"/>
          <w:sz w:val="24"/>
          <w:szCs w:val="24"/>
          <w:u w:val="single"/>
        </w:rPr>
      </w:pPr>
    </w:p>
    <w:p w14:paraId="5A3F1B18" w14:textId="76A6AAC2" w:rsidR="00F5755D" w:rsidRDefault="00F5755D" w:rsidP="00F5755D">
      <w:pPr>
        <w:pStyle w:val="ListParagraph"/>
        <w:spacing w:before="100" w:beforeAutospacing="1" w:after="100" w:afterAutospacing="1" w:line="240" w:lineRule="auto"/>
        <w:ind w:left="502"/>
        <w:rPr>
          <w:rFonts w:ascii="Times New Roman" w:eastAsia="Times New Roman" w:hAnsi="Times New Roman" w:cs="Times New Roman"/>
          <w:sz w:val="24"/>
          <w:szCs w:val="24"/>
          <w:lang w:val="en-IN"/>
        </w:rPr>
      </w:pPr>
      <w:r w:rsidRPr="00F5755D">
        <w:rPr>
          <w:noProof/>
          <w:lang w:val="en-IN"/>
        </w:rPr>
        <w:drawing>
          <wp:inline distT="0" distB="0" distL="0" distR="0" wp14:anchorId="6791AA4C" wp14:editId="203AB065">
            <wp:extent cx="4890135" cy="1461654"/>
            <wp:effectExtent l="0" t="0" r="5715" b="5715"/>
            <wp:docPr id="583845641"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45641" name="Picture 33"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9597" cy="1467471"/>
                    </a:xfrm>
                    <a:prstGeom prst="rect">
                      <a:avLst/>
                    </a:prstGeom>
                    <a:noFill/>
                    <a:ln>
                      <a:noFill/>
                    </a:ln>
                  </pic:spPr>
                </pic:pic>
              </a:graphicData>
            </a:graphic>
          </wp:inline>
        </w:drawing>
      </w:r>
    </w:p>
    <w:p w14:paraId="0E2B592D" w14:textId="77777777" w:rsidR="00DA03BF" w:rsidRPr="00F5755D" w:rsidRDefault="00DA03BF" w:rsidP="00F5755D">
      <w:pPr>
        <w:pStyle w:val="ListParagraph"/>
        <w:spacing w:before="100" w:beforeAutospacing="1" w:after="100" w:afterAutospacing="1" w:line="240" w:lineRule="auto"/>
        <w:ind w:left="502"/>
        <w:rPr>
          <w:rFonts w:ascii="Times New Roman" w:eastAsia="Times New Roman" w:hAnsi="Times New Roman" w:cs="Times New Roman"/>
          <w:sz w:val="24"/>
          <w:szCs w:val="24"/>
          <w:lang w:val="en-IN"/>
        </w:rPr>
      </w:pPr>
    </w:p>
    <w:p w14:paraId="37189C6B" w14:textId="7C9B7795" w:rsidR="00F5755D" w:rsidRPr="00DA03BF" w:rsidRDefault="00DA03BF" w:rsidP="00A36649">
      <w:pPr>
        <w:pStyle w:val="ListParagraph"/>
        <w:widowControl w:val="0"/>
        <w:numPr>
          <w:ilvl w:val="0"/>
          <w:numId w:val="28"/>
        </w:numPr>
        <w:spacing w:before="200" w:line="273" w:lineRule="auto"/>
        <w:rPr>
          <w:b/>
          <w:bCs/>
          <w:color w:val="000000" w:themeColor="text1"/>
          <w:sz w:val="24"/>
          <w:szCs w:val="24"/>
          <w:u w:val="single"/>
        </w:rPr>
      </w:pPr>
      <w:r w:rsidRPr="00DA03BF">
        <w:rPr>
          <w:b/>
          <w:bCs/>
          <w:color w:val="000000" w:themeColor="text1"/>
          <w:sz w:val="24"/>
          <w:szCs w:val="24"/>
          <w:u w:val="single"/>
        </w:rPr>
        <w:lastRenderedPageBreak/>
        <w:t>Analyse</w:t>
      </w:r>
      <w:r w:rsidR="004D1169" w:rsidRPr="00DA03BF">
        <w:rPr>
          <w:b/>
          <w:bCs/>
          <w:color w:val="000000" w:themeColor="text1"/>
          <w:sz w:val="24"/>
          <w:szCs w:val="24"/>
          <w:u w:val="single"/>
        </w:rPr>
        <w:t xml:space="preserve"> Reasons for Returns</w:t>
      </w:r>
    </w:p>
    <w:p w14:paraId="4F4BFD2D" w14:textId="1E31D0D3" w:rsidR="000613F0" w:rsidRDefault="000613F0" w:rsidP="00A36649">
      <w:pPr>
        <w:pStyle w:val="ListParagraph"/>
        <w:widowControl w:val="0"/>
        <w:numPr>
          <w:ilvl w:val="0"/>
          <w:numId w:val="20"/>
        </w:numPr>
        <w:spacing w:before="200" w:line="273" w:lineRule="auto"/>
        <w:rPr>
          <w:color w:val="000000" w:themeColor="text1"/>
          <w:sz w:val="24"/>
          <w:szCs w:val="24"/>
        </w:rPr>
      </w:pPr>
      <w:r w:rsidRPr="00B468A7">
        <w:rPr>
          <w:color w:val="000000" w:themeColor="text1"/>
          <w:sz w:val="24"/>
          <w:szCs w:val="24"/>
        </w:rPr>
        <w:t>The Reason column provides insights into why products were returned.</w:t>
      </w:r>
    </w:p>
    <w:p w14:paraId="2847EFC3" w14:textId="7B5C8D73" w:rsidR="00B468A7" w:rsidRDefault="00B468A7" w:rsidP="00A36649">
      <w:pPr>
        <w:pStyle w:val="ListParagraph"/>
        <w:widowControl w:val="0"/>
        <w:numPr>
          <w:ilvl w:val="0"/>
          <w:numId w:val="20"/>
        </w:numPr>
        <w:spacing w:before="200" w:line="273" w:lineRule="auto"/>
        <w:rPr>
          <w:color w:val="000000" w:themeColor="text1"/>
          <w:sz w:val="24"/>
          <w:szCs w:val="24"/>
        </w:rPr>
      </w:pPr>
      <w:r w:rsidRPr="00B468A7">
        <w:rPr>
          <w:color w:val="000000" w:themeColor="text1"/>
          <w:sz w:val="24"/>
          <w:szCs w:val="24"/>
        </w:rPr>
        <w:t>Create a Count of Each Return Reason</w:t>
      </w:r>
      <w:r w:rsidR="00E95B02">
        <w:rPr>
          <w:color w:val="000000" w:themeColor="text1"/>
          <w:sz w:val="24"/>
          <w:szCs w:val="24"/>
        </w:rPr>
        <w:t xml:space="preserve"> by following for</w:t>
      </w:r>
      <w:r w:rsidR="009B6817">
        <w:rPr>
          <w:color w:val="000000" w:themeColor="text1"/>
          <w:sz w:val="24"/>
          <w:szCs w:val="24"/>
        </w:rPr>
        <w:t>mula</w:t>
      </w:r>
    </w:p>
    <w:p w14:paraId="468A7955" w14:textId="26C862BD" w:rsidR="009B6817" w:rsidRDefault="009B6817" w:rsidP="009B6817">
      <w:pPr>
        <w:pStyle w:val="ListParagraph"/>
        <w:widowControl w:val="0"/>
        <w:spacing w:before="200" w:line="273" w:lineRule="auto"/>
        <w:ind w:left="1222"/>
        <w:rPr>
          <w:b/>
          <w:bCs/>
          <w:color w:val="A20000"/>
          <w:sz w:val="24"/>
          <w:szCs w:val="24"/>
        </w:rPr>
      </w:pPr>
      <w:proofErr w:type="spellStart"/>
      <w:r w:rsidRPr="009B6817">
        <w:rPr>
          <w:b/>
          <w:bCs/>
          <w:color w:val="A20000"/>
          <w:sz w:val="24"/>
          <w:szCs w:val="24"/>
        </w:rPr>
        <w:t>ReturnReasonCount</w:t>
      </w:r>
      <w:proofErr w:type="spellEnd"/>
      <w:r w:rsidRPr="009B6817">
        <w:rPr>
          <w:b/>
          <w:bCs/>
          <w:color w:val="A20000"/>
          <w:sz w:val="24"/>
          <w:szCs w:val="24"/>
        </w:rPr>
        <w:t xml:space="preserve"> = COUNT(</w:t>
      </w:r>
      <w:proofErr w:type="gramStart"/>
      <w:r w:rsidRPr="009B6817">
        <w:rPr>
          <w:b/>
          <w:bCs/>
          <w:color w:val="A20000"/>
          <w:sz w:val="24"/>
          <w:szCs w:val="24"/>
        </w:rPr>
        <w:t>Orders[</w:t>
      </w:r>
      <w:proofErr w:type="gramEnd"/>
      <w:r w:rsidRPr="009B6817">
        <w:rPr>
          <w:b/>
          <w:bCs/>
          <w:color w:val="A20000"/>
          <w:sz w:val="24"/>
          <w:szCs w:val="24"/>
        </w:rPr>
        <w:t>Reason])</w:t>
      </w:r>
    </w:p>
    <w:p w14:paraId="127DA587" w14:textId="0D1D5F6C" w:rsidR="009B6817" w:rsidRPr="008C437A" w:rsidRDefault="00D95F79" w:rsidP="00A36649">
      <w:pPr>
        <w:pStyle w:val="ListParagraph"/>
        <w:widowControl w:val="0"/>
        <w:numPr>
          <w:ilvl w:val="0"/>
          <w:numId w:val="20"/>
        </w:numPr>
        <w:spacing w:before="200" w:line="273" w:lineRule="auto"/>
        <w:rPr>
          <w:sz w:val="24"/>
          <w:szCs w:val="24"/>
        </w:rPr>
      </w:pPr>
      <w:r w:rsidRPr="008C437A">
        <w:rPr>
          <w:sz w:val="24"/>
          <w:szCs w:val="24"/>
        </w:rPr>
        <w:t>Insert a Table Visual.</w:t>
      </w:r>
    </w:p>
    <w:p w14:paraId="1D23AA08" w14:textId="1676C5D9" w:rsidR="00D95F79" w:rsidRPr="008C437A" w:rsidRDefault="00D95F79" w:rsidP="00A36649">
      <w:pPr>
        <w:pStyle w:val="ListParagraph"/>
        <w:widowControl w:val="0"/>
        <w:numPr>
          <w:ilvl w:val="0"/>
          <w:numId w:val="20"/>
        </w:numPr>
        <w:spacing w:before="200" w:line="273" w:lineRule="auto"/>
        <w:rPr>
          <w:sz w:val="24"/>
          <w:szCs w:val="24"/>
        </w:rPr>
      </w:pPr>
      <w:r w:rsidRPr="008C437A">
        <w:rPr>
          <w:sz w:val="24"/>
          <w:szCs w:val="24"/>
        </w:rPr>
        <w:t xml:space="preserve">Drag Reason and </w:t>
      </w:r>
      <w:proofErr w:type="spellStart"/>
      <w:r w:rsidRPr="008C437A">
        <w:rPr>
          <w:sz w:val="24"/>
          <w:szCs w:val="24"/>
        </w:rPr>
        <w:t>ReturnedProducts</w:t>
      </w:r>
      <w:proofErr w:type="spellEnd"/>
      <w:r w:rsidRPr="008C437A">
        <w:rPr>
          <w:sz w:val="24"/>
          <w:szCs w:val="24"/>
        </w:rPr>
        <w:t xml:space="preserve"> into the table.</w:t>
      </w:r>
    </w:p>
    <w:p w14:paraId="4A0AFE56" w14:textId="30E327E6" w:rsidR="00D95F79" w:rsidRDefault="008C437A" w:rsidP="00A36649">
      <w:pPr>
        <w:pStyle w:val="ListParagraph"/>
        <w:widowControl w:val="0"/>
        <w:numPr>
          <w:ilvl w:val="0"/>
          <w:numId w:val="20"/>
        </w:numPr>
        <w:spacing w:before="200" w:line="273" w:lineRule="auto"/>
        <w:rPr>
          <w:sz w:val="24"/>
          <w:szCs w:val="24"/>
        </w:rPr>
      </w:pPr>
      <w:r w:rsidRPr="008C437A">
        <w:rPr>
          <w:sz w:val="24"/>
          <w:szCs w:val="24"/>
        </w:rPr>
        <w:t>Sort the table in descending order to see the most common return reasons.</w:t>
      </w:r>
    </w:p>
    <w:p w14:paraId="2B3AB46A" w14:textId="62744A57" w:rsidR="008754E9" w:rsidRDefault="008D4EC8" w:rsidP="007061ED">
      <w:pPr>
        <w:pStyle w:val="ListParagraph"/>
        <w:spacing w:before="100" w:beforeAutospacing="1" w:after="100" w:afterAutospacing="1" w:line="240" w:lineRule="auto"/>
        <w:ind w:left="1222"/>
        <w:rPr>
          <w:rFonts w:ascii="Times New Roman" w:eastAsia="Times New Roman" w:hAnsi="Times New Roman" w:cs="Times New Roman"/>
          <w:sz w:val="24"/>
          <w:szCs w:val="24"/>
          <w:lang w:val="en-IN"/>
        </w:rPr>
      </w:pPr>
      <w:r w:rsidRPr="00C55E54">
        <w:rPr>
          <w:noProof/>
          <w:lang w:val="en-IN"/>
        </w:rPr>
        <w:drawing>
          <wp:inline distT="0" distB="0" distL="0" distR="0" wp14:anchorId="2B651947" wp14:editId="0D2F505F">
            <wp:extent cx="3994241" cy="997527"/>
            <wp:effectExtent l="0" t="0" r="6350" b="0"/>
            <wp:docPr id="1149813421"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13421" name="Picture 34" descr="A screenshot of a computer&#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l="987"/>
                    <a:stretch/>
                  </pic:blipFill>
                  <pic:spPr bwMode="auto">
                    <a:xfrm>
                      <a:off x="0" y="0"/>
                      <a:ext cx="4121707" cy="1029360"/>
                    </a:xfrm>
                    <a:prstGeom prst="rect">
                      <a:avLst/>
                    </a:prstGeom>
                    <a:noFill/>
                    <a:ln>
                      <a:noFill/>
                    </a:ln>
                    <a:extLst>
                      <a:ext uri="{53640926-AAD7-44D8-BBD7-CCE9431645EC}">
                        <a14:shadowObscured xmlns:a14="http://schemas.microsoft.com/office/drawing/2010/main"/>
                      </a:ext>
                    </a:extLst>
                  </pic:spPr>
                </pic:pic>
              </a:graphicData>
            </a:graphic>
          </wp:inline>
        </w:drawing>
      </w:r>
    </w:p>
    <w:p w14:paraId="2E6E7B4E" w14:textId="333BEBA8" w:rsidR="007061ED" w:rsidRPr="00FE6B35" w:rsidRDefault="00A749CA" w:rsidP="00A36649">
      <w:pPr>
        <w:pStyle w:val="ListParagraph"/>
        <w:numPr>
          <w:ilvl w:val="0"/>
          <w:numId w:val="28"/>
        </w:numPr>
        <w:spacing w:before="100" w:beforeAutospacing="1" w:after="100" w:afterAutospacing="1" w:line="240" w:lineRule="auto"/>
        <w:rPr>
          <w:rFonts w:eastAsia="Times New Roman"/>
          <w:b/>
          <w:bCs/>
          <w:sz w:val="24"/>
          <w:szCs w:val="24"/>
          <w:u w:val="single"/>
        </w:rPr>
      </w:pPr>
      <w:r w:rsidRPr="00FE6B35">
        <w:rPr>
          <w:rFonts w:eastAsia="Times New Roman"/>
          <w:b/>
          <w:bCs/>
          <w:sz w:val="24"/>
          <w:szCs w:val="24"/>
          <w:u w:val="single"/>
        </w:rPr>
        <w:t xml:space="preserve">Insights from the </w:t>
      </w:r>
      <w:r w:rsidR="00FE6B35" w:rsidRPr="00FE6B35">
        <w:rPr>
          <w:rFonts w:eastAsia="Times New Roman"/>
          <w:b/>
          <w:bCs/>
          <w:sz w:val="24"/>
          <w:szCs w:val="24"/>
          <w:u w:val="single"/>
        </w:rPr>
        <w:t>d</w:t>
      </w:r>
      <w:r w:rsidRPr="00FE6B35">
        <w:rPr>
          <w:rFonts w:eastAsia="Times New Roman"/>
          <w:b/>
          <w:bCs/>
          <w:sz w:val="24"/>
          <w:szCs w:val="24"/>
          <w:u w:val="single"/>
        </w:rPr>
        <w:t>ata</w:t>
      </w:r>
      <w:r w:rsidR="00FE6B35" w:rsidRPr="00FE6B35">
        <w:rPr>
          <w:rFonts w:eastAsia="Times New Roman"/>
          <w:b/>
          <w:bCs/>
          <w:sz w:val="24"/>
          <w:szCs w:val="24"/>
          <w:u w:val="single"/>
        </w:rPr>
        <w:t xml:space="preserve"> to </w:t>
      </w:r>
      <w:r w:rsidR="00FE6B35" w:rsidRPr="00FE6B35">
        <w:rPr>
          <w:b/>
          <w:bCs/>
          <w:sz w:val="24"/>
          <w:szCs w:val="24"/>
          <w:u w:val="single"/>
        </w:rPr>
        <w:t xml:space="preserve">Examine the possible reasons for returns and consider how this metric could indicate improvements in product descriptions or quality </w:t>
      </w:r>
      <w:proofErr w:type="gramStart"/>
      <w:r w:rsidR="00FE6B35" w:rsidRPr="00FE6B35">
        <w:rPr>
          <w:b/>
          <w:bCs/>
          <w:sz w:val="24"/>
          <w:szCs w:val="24"/>
          <w:u w:val="single"/>
        </w:rPr>
        <w:t>control</w:t>
      </w:r>
      <w:r w:rsidR="00FE6B35">
        <w:rPr>
          <w:b/>
          <w:bCs/>
          <w:sz w:val="24"/>
          <w:szCs w:val="24"/>
          <w:u w:val="single"/>
        </w:rPr>
        <w:t xml:space="preserve"> :</w:t>
      </w:r>
      <w:proofErr w:type="gramEnd"/>
    </w:p>
    <w:p w14:paraId="6813D1B1" w14:textId="77777777" w:rsidR="00FE6B35" w:rsidRPr="00FE6B35" w:rsidRDefault="00FE6B35" w:rsidP="00FE6B35">
      <w:pPr>
        <w:pStyle w:val="ListParagraph"/>
        <w:spacing w:before="100" w:beforeAutospacing="1" w:after="100" w:afterAutospacing="1" w:line="240" w:lineRule="auto"/>
        <w:rPr>
          <w:rFonts w:eastAsia="Times New Roman"/>
          <w:b/>
          <w:bCs/>
          <w:sz w:val="24"/>
          <w:szCs w:val="24"/>
          <w:u w:val="single"/>
        </w:rPr>
      </w:pPr>
    </w:p>
    <w:p w14:paraId="6E71419F" w14:textId="77777777" w:rsidR="00AD5DD9" w:rsidRPr="00AD5DD9" w:rsidRDefault="003702AD" w:rsidP="00A36649">
      <w:pPr>
        <w:pStyle w:val="ListParagraph"/>
        <w:numPr>
          <w:ilvl w:val="0"/>
          <w:numId w:val="21"/>
        </w:numPr>
        <w:spacing w:before="100" w:beforeAutospacing="1" w:after="100" w:afterAutospacing="1" w:line="240" w:lineRule="auto"/>
        <w:rPr>
          <w:rFonts w:eastAsia="Times New Roman"/>
          <w:sz w:val="24"/>
          <w:szCs w:val="24"/>
          <w:u w:val="single"/>
          <w:lang w:val="en-IN"/>
        </w:rPr>
      </w:pPr>
      <w:r w:rsidRPr="003702AD">
        <w:rPr>
          <w:rFonts w:eastAsia="Times New Roman"/>
          <w:sz w:val="24"/>
          <w:szCs w:val="24"/>
          <w:u w:val="single"/>
        </w:rPr>
        <w:t>Quality-Defective Item</w:t>
      </w:r>
    </w:p>
    <w:p w14:paraId="28DB1E68" w14:textId="0538C885" w:rsidR="00DF71AA" w:rsidRPr="00AD5DD9" w:rsidRDefault="00DF71AA" w:rsidP="00AD5DD9">
      <w:pPr>
        <w:pStyle w:val="ListParagraph"/>
        <w:spacing w:before="100" w:beforeAutospacing="1" w:after="100" w:afterAutospacing="1" w:line="240" w:lineRule="auto"/>
        <w:rPr>
          <w:rFonts w:eastAsia="Times New Roman"/>
          <w:sz w:val="24"/>
          <w:szCs w:val="24"/>
          <w:u w:val="single"/>
          <w:lang w:val="en-IN"/>
        </w:rPr>
      </w:pPr>
      <w:r w:rsidRPr="00AD5DD9">
        <w:rPr>
          <w:rFonts w:eastAsia="Times New Roman"/>
          <w:sz w:val="24"/>
          <w:szCs w:val="24"/>
          <w:u w:val="single"/>
        </w:rPr>
        <w:t>Issue:</w:t>
      </w:r>
    </w:p>
    <w:p w14:paraId="7B497997" w14:textId="79D424D0" w:rsidR="00092ECE" w:rsidRPr="00FA0B3B" w:rsidRDefault="009C1C70" w:rsidP="00A36649">
      <w:pPr>
        <w:pStyle w:val="ListParagraph"/>
        <w:numPr>
          <w:ilvl w:val="0"/>
          <w:numId w:val="23"/>
        </w:numPr>
        <w:spacing w:before="100" w:beforeAutospacing="1" w:after="100" w:afterAutospacing="1" w:line="240" w:lineRule="auto"/>
        <w:rPr>
          <w:rFonts w:eastAsia="Times New Roman"/>
          <w:sz w:val="24"/>
          <w:szCs w:val="24"/>
          <w:u w:val="single"/>
          <w:lang w:val="en-IN"/>
        </w:rPr>
      </w:pPr>
      <w:r w:rsidRPr="00FA0B3B">
        <w:rPr>
          <w:rFonts w:eastAsia="Times New Roman"/>
          <w:b/>
          <w:bCs/>
          <w:sz w:val="24"/>
          <w:szCs w:val="24"/>
        </w:rPr>
        <w:t>“</w:t>
      </w:r>
      <w:r w:rsidR="0041623E" w:rsidRPr="00FA0B3B">
        <w:rPr>
          <w:rFonts w:eastAsia="Times New Roman"/>
          <w:b/>
          <w:bCs/>
          <w:sz w:val="24"/>
          <w:szCs w:val="24"/>
        </w:rPr>
        <w:t>Quality-Defective Item</w:t>
      </w:r>
      <w:r w:rsidRPr="00FA0B3B">
        <w:rPr>
          <w:rFonts w:eastAsia="Times New Roman"/>
          <w:b/>
          <w:bCs/>
          <w:sz w:val="24"/>
          <w:szCs w:val="24"/>
        </w:rPr>
        <w:t>”</w:t>
      </w:r>
      <w:r w:rsidR="0041623E" w:rsidRPr="00FA0B3B">
        <w:rPr>
          <w:rFonts w:eastAsia="Times New Roman"/>
          <w:b/>
          <w:bCs/>
          <w:sz w:val="24"/>
          <w:szCs w:val="24"/>
        </w:rPr>
        <w:t xml:space="preserve"> (6,065)</w:t>
      </w:r>
      <w:r w:rsidR="0041623E" w:rsidRPr="00FA0B3B">
        <w:rPr>
          <w:rFonts w:eastAsia="Times New Roman"/>
          <w:sz w:val="24"/>
          <w:szCs w:val="24"/>
        </w:rPr>
        <w:t xml:space="preserve"> is the most common reason for returns</w:t>
      </w:r>
      <w:r w:rsidR="00DF71AA">
        <w:rPr>
          <w:rFonts w:eastAsia="Times New Roman"/>
          <w:sz w:val="24"/>
          <w:szCs w:val="24"/>
        </w:rPr>
        <w:t>.</w:t>
      </w:r>
    </w:p>
    <w:p w14:paraId="6D00E102" w14:textId="77777777" w:rsidR="00C178E2" w:rsidRPr="00C178E2" w:rsidRDefault="00FA0B3B" w:rsidP="00A36649">
      <w:pPr>
        <w:pStyle w:val="ListParagraph"/>
        <w:numPr>
          <w:ilvl w:val="0"/>
          <w:numId w:val="22"/>
        </w:numPr>
        <w:spacing w:before="100" w:beforeAutospacing="1" w:after="100" w:afterAutospacing="1" w:line="240" w:lineRule="auto"/>
        <w:rPr>
          <w:rFonts w:eastAsia="Times New Roman"/>
          <w:sz w:val="24"/>
          <w:szCs w:val="24"/>
          <w:lang w:val="en-IN"/>
        </w:rPr>
      </w:pPr>
      <w:r w:rsidRPr="00FA0B3B">
        <w:rPr>
          <w:rFonts w:eastAsia="Times New Roman"/>
          <w:sz w:val="24"/>
          <w:szCs w:val="24"/>
        </w:rPr>
        <w:t>Faulty manufacturing or improper handling may be leading to damaged goods</w:t>
      </w:r>
      <w:r w:rsidR="00C178E2">
        <w:rPr>
          <w:rFonts w:eastAsia="Times New Roman"/>
          <w:sz w:val="24"/>
          <w:szCs w:val="24"/>
        </w:rPr>
        <w:t>.</w:t>
      </w:r>
    </w:p>
    <w:p w14:paraId="7CFADFD8" w14:textId="156B0FFA" w:rsidR="00C178E2" w:rsidRPr="00C174CD" w:rsidRDefault="00C174CD" w:rsidP="00C174CD">
      <w:pPr>
        <w:spacing w:before="100" w:beforeAutospacing="1" w:after="100" w:afterAutospacing="1" w:line="240" w:lineRule="auto"/>
        <w:rPr>
          <w:rFonts w:eastAsia="Times New Roman"/>
          <w:sz w:val="24"/>
          <w:szCs w:val="24"/>
          <w:u w:val="single"/>
          <w:lang w:val="en-IN"/>
        </w:rPr>
      </w:pPr>
      <w:r w:rsidRPr="00C174CD">
        <w:rPr>
          <w:color w:val="000000" w:themeColor="text1"/>
          <w:sz w:val="24"/>
          <w:szCs w:val="24"/>
        </w:rPr>
        <w:t xml:space="preserve">         </w:t>
      </w:r>
      <w:r w:rsidR="002770DF" w:rsidRPr="00C174CD">
        <w:rPr>
          <w:color w:val="000000" w:themeColor="text1"/>
          <w:sz w:val="24"/>
          <w:szCs w:val="24"/>
          <w:u w:val="single"/>
        </w:rPr>
        <w:t>Solution:</w:t>
      </w:r>
    </w:p>
    <w:p w14:paraId="219E0070" w14:textId="4BFD7DD3" w:rsidR="002770DF" w:rsidRPr="007436FD" w:rsidRDefault="00BB2460" w:rsidP="00A36649">
      <w:pPr>
        <w:pStyle w:val="ListParagraph"/>
        <w:widowControl w:val="0"/>
        <w:numPr>
          <w:ilvl w:val="0"/>
          <w:numId w:val="22"/>
        </w:numPr>
        <w:spacing w:before="200" w:line="273" w:lineRule="auto"/>
        <w:rPr>
          <w:color w:val="000000" w:themeColor="text1"/>
          <w:sz w:val="24"/>
          <w:szCs w:val="24"/>
        </w:rPr>
      </w:pPr>
      <w:r w:rsidRPr="007436FD">
        <w:rPr>
          <w:color w:val="000000" w:themeColor="text1"/>
          <w:sz w:val="24"/>
          <w:szCs w:val="24"/>
        </w:rPr>
        <w:t xml:space="preserve">Implement </w:t>
      </w:r>
      <w:r w:rsidRPr="007436FD">
        <w:rPr>
          <w:b/>
          <w:bCs/>
          <w:color w:val="000000" w:themeColor="text1"/>
          <w:sz w:val="24"/>
          <w:szCs w:val="24"/>
        </w:rPr>
        <w:t>stricter quality checks</w:t>
      </w:r>
      <w:r w:rsidRPr="007436FD">
        <w:rPr>
          <w:color w:val="000000" w:themeColor="text1"/>
          <w:sz w:val="24"/>
          <w:szCs w:val="24"/>
        </w:rPr>
        <w:t xml:space="preserve"> before shipping.</w:t>
      </w:r>
    </w:p>
    <w:p w14:paraId="11F3FADA" w14:textId="1CBF59B1" w:rsidR="00BB2460" w:rsidRDefault="00BB2460" w:rsidP="00A36649">
      <w:pPr>
        <w:pStyle w:val="ListParagraph"/>
        <w:widowControl w:val="0"/>
        <w:numPr>
          <w:ilvl w:val="0"/>
          <w:numId w:val="22"/>
        </w:numPr>
        <w:spacing w:before="200" w:line="273" w:lineRule="auto"/>
        <w:rPr>
          <w:color w:val="000000" w:themeColor="text1"/>
          <w:sz w:val="24"/>
          <w:szCs w:val="24"/>
        </w:rPr>
      </w:pPr>
      <w:r w:rsidRPr="007436FD">
        <w:rPr>
          <w:color w:val="000000" w:themeColor="text1"/>
          <w:sz w:val="24"/>
          <w:szCs w:val="24"/>
        </w:rPr>
        <w:t xml:space="preserve">Use </w:t>
      </w:r>
      <w:r w:rsidRPr="007436FD">
        <w:rPr>
          <w:b/>
          <w:bCs/>
          <w:color w:val="000000" w:themeColor="text1"/>
          <w:sz w:val="24"/>
          <w:szCs w:val="24"/>
        </w:rPr>
        <w:t>AI-driven quality control</w:t>
      </w:r>
      <w:r w:rsidRPr="007436FD">
        <w:rPr>
          <w:color w:val="000000" w:themeColor="text1"/>
          <w:sz w:val="24"/>
          <w:szCs w:val="24"/>
        </w:rPr>
        <w:t xml:space="preserve"> in warehouses to detect product defects.</w:t>
      </w:r>
    </w:p>
    <w:p w14:paraId="29BF2C5A" w14:textId="77777777" w:rsidR="00860E64" w:rsidRPr="007436FD" w:rsidRDefault="00860E64" w:rsidP="00860E64">
      <w:pPr>
        <w:pStyle w:val="ListParagraph"/>
        <w:widowControl w:val="0"/>
        <w:spacing w:before="200" w:line="273" w:lineRule="auto"/>
        <w:ind w:left="1440"/>
        <w:rPr>
          <w:color w:val="000000" w:themeColor="text1"/>
          <w:sz w:val="24"/>
          <w:szCs w:val="24"/>
        </w:rPr>
      </w:pPr>
    </w:p>
    <w:p w14:paraId="2F4C972E" w14:textId="1F31F8BB" w:rsidR="00AD5DD9" w:rsidRDefault="00982C97" w:rsidP="00A36649">
      <w:pPr>
        <w:pStyle w:val="ListParagraph"/>
        <w:widowControl w:val="0"/>
        <w:numPr>
          <w:ilvl w:val="0"/>
          <w:numId w:val="21"/>
        </w:numPr>
        <w:spacing w:before="200" w:line="273" w:lineRule="auto"/>
        <w:rPr>
          <w:color w:val="000000" w:themeColor="text1"/>
          <w:sz w:val="24"/>
          <w:szCs w:val="24"/>
          <w:u w:val="single"/>
        </w:rPr>
      </w:pPr>
      <w:r w:rsidRPr="00982C97">
        <w:rPr>
          <w:color w:val="000000" w:themeColor="text1"/>
          <w:sz w:val="24"/>
          <w:szCs w:val="24"/>
          <w:u w:val="single"/>
        </w:rPr>
        <w:t>Delivery - Missing Item/Part</w:t>
      </w:r>
    </w:p>
    <w:p w14:paraId="716EDB42" w14:textId="0725DA85" w:rsidR="00070700" w:rsidRPr="00AD5DD9" w:rsidRDefault="00A97527" w:rsidP="00AD5DD9">
      <w:pPr>
        <w:pStyle w:val="ListParagraph"/>
        <w:widowControl w:val="0"/>
        <w:spacing w:before="200" w:line="273" w:lineRule="auto"/>
        <w:rPr>
          <w:color w:val="000000" w:themeColor="text1"/>
          <w:sz w:val="24"/>
          <w:szCs w:val="24"/>
          <w:u w:val="single"/>
        </w:rPr>
      </w:pPr>
      <w:r w:rsidRPr="00AD5DD9">
        <w:rPr>
          <w:color w:val="000000" w:themeColor="text1"/>
          <w:sz w:val="24"/>
          <w:szCs w:val="24"/>
          <w:u w:val="single"/>
        </w:rPr>
        <w:t>Issue:</w:t>
      </w:r>
    </w:p>
    <w:p w14:paraId="4834FEB7" w14:textId="12922372" w:rsidR="00A97527" w:rsidRDefault="004A03E2" w:rsidP="00A36649">
      <w:pPr>
        <w:pStyle w:val="ListParagraph"/>
        <w:widowControl w:val="0"/>
        <w:numPr>
          <w:ilvl w:val="0"/>
          <w:numId w:val="24"/>
        </w:numPr>
        <w:spacing w:before="200" w:line="273" w:lineRule="auto"/>
        <w:rPr>
          <w:color w:val="000000" w:themeColor="text1"/>
          <w:sz w:val="24"/>
          <w:szCs w:val="24"/>
        </w:rPr>
      </w:pPr>
      <w:r w:rsidRPr="004A03E2">
        <w:rPr>
          <w:color w:val="000000" w:themeColor="text1"/>
          <w:sz w:val="24"/>
          <w:szCs w:val="24"/>
        </w:rPr>
        <w:t>Items with missing parts indicate incomplete packaging or supply chain issues.</w:t>
      </w:r>
    </w:p>
    <w:p w14:paraId="7B84DFD4" w14:textId="7145AF03" w:rsidR="004A03E2" w:rsidRDefault="00884898" w:rsidP="00884898">
      <w:pPr>
        <w:widowControl w:val="0"/>
        <w:spacing w:before="200" w:line="273" w:lineRule="auto"/>
        <w:rPr>
          <w:color w:val="000000" w:themeColor="text1"/>
          <w:sz w:val="24"/>
          <w:szCs w:val="24"/>
        </w:rPr>
      </w:pPr>
      <w:r>
        <w:rPr>
          <w:color w:val="000000" w:themeColor="text1"/>
          <w:sz w:val="24"/>
          <w:szCs w:val="24"/>
        </w:rPr>
        <w:t xml:space="preserve">          </w:t>
      </w:r>
      <w:r w:rsidRPr="00884898">
        <w:rPr>
          <w:color w:val="000000" w:themeColor="text1"/>
          <w:sz w:val="24"/>
          <w:szCs w:val="24"/>
          <w:u w:val="single"/>
        </w:rPr>
        <w:t>Solution</w:t>
      </w:r>
      <w:r>
        <w:rPr>
          <w:color w:val="000000" w:themeColor="text1"/>
          <w:sz w:val="24"/>
          <w:szCs w:val="24"/>
        </w:rPr>
        <w:t>:</w:t>
      </w:r>
    </w:p>
    <w:p w14:paraId="61032C5F" w14:textId="52A64559" w:rsidR="00884898" w:rsidRPr="00C174CD" w:rsidRDefault="00A31DD7" w:rsidP="00A36649">
      <w:pPr>
        <w:pStyle w:val="ListParagraph"/>
        <w:widowControl w:val="0"/>
        <w:numPr>
          <w:ilvl w:val="0"/>
          <w:numId w:val="24"/>
        </w:numPr>
        <w:spacing w:before="200" w:line="273" w:lineRule="auto"/>
        <w:rPr>
          <w:color w:val="000000" w:themeColor="text1"/>
          <w:sz w:val="24"/>
          <w:szCs w:val="24"/>
        </w:rPr>
      </w:pPr>
      <w:r w:rsidRPr="00C174CD">
        <w:rPr>
          <w:color w:val="000000" w:themeColor="text1"/>
          <w:sz w:val="24"/>
          <w:szCs w:val="24"/>
        </w:rPr>
        <w:t>Add checklists at packaging stations to confirm completeness.</w:t>
      </w:r>
    </w:p>
    <w:p w14:paraId="4D30BC69" w14:textId="4739EE70" w:rsidR="00A31DD7" w:rsidRDefault="00C174CD" w:rsidP="00A36649">
      <w:pPr>
        <w:pStyle w:val="ListParagraph"/>
        <w:widowControl w:val="0"/>
        <w:numPr>
          <w:ilvl w:val="0"/>
          <w:numId w:val="24"/>
        </w:numPr>
        <w:spacing w:before="200" w:line="273" w:lineRule="auto"/>
        <w:rPr>
          <w:color w:val="000000" w:themeColor="text1"/>
          <w:sz w:val="24"/>
          <w:szCs w:val="24"/>
        </w:rPr>
      </w:pPr>
      <w:r w:rsidRPr="00C174CD">
        <w:rPr>
          <w:color w:val="000000" w:themeColor="text1"/>
          <w:sz w:val="24"/>
          <w:szCs w:val="24"/>
        </w:rPr>
        <w:t>Implement barcode scanning to verify that all required parts are included.</w:t>
      </w:r>
    </w:p>
    <w:p w14:paraId="2CEF7207" w14:textId="4BFE74D8" w:rsidR="002D615D" w:rsidRDefault="002D615D" w:rsidP="00A36649">
      <w:pPr>
        <w:pStyle w:val="ListParagraph"/>
        <w:widowControl w:val="0"/>
        <w:numPr>
          <w:ilvl w:val="0"/>
          <w:numId w:val="24"/>
        </w:numPr>
        <w:spacing w:before="200" w:line="273" w:lineRule="auto"/>
        <w:rPr>
          <w:color w:val="000000" w:themeColor="text1"/>
          <w:sz w:val="24"/>
          <w:szCs w:val="24"/>
        </w:rPr>
      </w:pPr>
      <w:r w:rsidRPr="002D615D">
        <w:rPr>
          <w:color w:val="000000" w:themeColor="text1"/>
          <w:sz w:val="24"/>
          <w:szCs w:val="24"/>
        </w:rPr>
        <w:t>Add checklists at packaging stations to confirm completeness.</w:t>
      </w:r>
    </w:p>
    <w:p w14:paraId="6C055896" w14:textId="77777777" w:rsidR="00AD5F6A" w:rsidRPr="002D615D" w:rsidRDefault="00AD5F6A" w:rsidP="00AD5F6A">
      <w:pPr>
        <w:pStyle w:val="ListParagraph"/>
        <w:widowControl w:val="0"/>
        <w:spacing w:before="200" w:line="273" w:lineRule="auto"/>
        <w:ind w:left="1440"/>
        <w:rPr>
          <w:color w:val="000000" w:themeColor="text1"/>
          <w:sz w:val="24"/>
          <w:szCs w:val="24"/>
        </w:rPr>
      </w:pPr>
    </w:p>
    <w:p w14:paraId="33C9CE4E" w14:textId="5E1100BC" w:rsidR="002B0F84" w:rsidRDefault="00AD5F6A" w:rsidP="00A36649">
      <w:pPr>
        <w:pStyle w:val="ListParagraph"/>
        <w:widowControl w:val="0"/>
        <w:numPr>
          <w:ilvl w:val="0"/>
          <w:numId w:val="21"/>
        </w:numPr>
        <w:spacing w:before="200" w:line="273" w:lineRule="auto"/>
        <w:rPr>
          <w:sz w:val="24"/>
          <w:szCs w:val="24"/>
          <w:u w:val="single"/>
        </w:rPr>
      </w:pPr>
      <w:r w:rsidRPr="00AD5F6A">
        <w:rPr>
          <w:sz w:val="24"/>
          <w:szCs w:val="24"/>
          <w:u w:val="single"/>
        </w:rPr>
        <w:t>Product - Not Fitting Expectation</w:t>
      </w:r>
    </w:p>
    <w:p w14:paraId="23E3D8C3" w14:textId="2A270221" w:rsidR="00AD5F6A" w:rsidRDefault="00911A11" w:rsidP="00AD5F6A">
      <w:pPr>
        <w:pStyle w:val="ListParagraph"/>
        <w:widowControl w:val="0"/>
        <w:spacing w:before="200" w:line="273" w:lineRule="auto"/>
        <w:rPr>
          <w:sz w:val="24"/>
          <w:szCs w:val="24"/>
          <w:u w:val="single"/>
        </w:rPr>
      </w:pPr>
      <w:r>
        <w:rPr>
          <w:sz w:val="24"/>
          <w:szCs w:val="24"/>
          <w:u w:val="single"/>
        </w:rPr>
        <w:t>Issue:</w:t>
      </w:r>
    </w:p>
    <w:p w14:paraId="736ABB07" w14:textId="5F8D143E" w:rsidR="00911A11" w:rsidRPr="00EA26DF" w:rsidRDefault="00EA26DF" w:rsidP="00A36649">
      <w:pPr>
        <w:pStyle w:val="ListParagraph"/>
        <w:widowControl w:val="0"/>
        <w:numPr>
          <w:ilvl w:val="0"/>
          <w:numId w:val="25"/>
        </w:numPr>
        <w:spacing w:before="200" w:line="273" w:lineRule="auto"/>
        <w:rPr>
          <w:sz w:val="24"/>
          <w:szCs w:val="24"/>
        </w:rPr>
      </w:pPr>
      <w:r w:rsidRPr="00EA26DF">
        <w:rPr>
          <w:sz w:val="24"/>
          <w:szCs w:val="24"/>
        </w:rPr>
        <w:t>Customers return items because they don’t match their expectations, possibly due to misleading descriptions or images.</w:t>
      </w:r>
    </w:p>
    <w:p w14:paraId="0D68735A" w14:textId="00C807E6" w:rsidR="00DD1EC1" w:rsidRDefault="00DD1EC1" w:rsidP="002B0F84">
      <w:pPr>
        <w:widowControl w:val="0"/>
        <w:spacing w:before="200" w:line="273" w:lineRule="auto"/>
        <w:rPr>
          <w:sz w:val="24"/>
          <w:szCs w:val="24"/>
          <w:u w:val="single"/>
        </w:rPr>
      </w:pPr>
      <w:r>
        <w:rPr>
          <w:color w:val="005E00"/>
          <w:sz w:val="24"/>
          <w:szCs w:val="24"/>
        </w:rPr>
        <w:lastRenderedPageBreak/>
        <w:t xml:space="preserve">          </w:t>
      </w:r>
      <w:r w:rsidRPr="00DD1EC1">
        <w:rPr>
          <w:sz w:val="24"/>
          <w:szCs w:val="24"/>
          <w:u w:val="single"/>
        </w:rPr>
        <w:t>Solution:</w:t>
      </w:r>
    </w:p>
    <w:p w14:paraId="7B97E76F" w14:textId="694E4E03" w:rsidR="00DD1EC1" w:rsidRPr="0052475F" w:rsidRDefault="00376172" w:rsidP="00A36649">
      <w:pPr>
        <w:pStyle w:val="ListParagraph"/>
        <w:widowControl w:val="0"/>
        <w:numPr>
          <w:ilvl w:val="0"/>
          <w:numId w:val="25"/>
        </w:numPr>
        <w:spacing w:before="200" w:line="273" w:lineRule="auto"/>
        <w:rPr>
          <w:sz w:val="24"/>
          <w:szCs w:val="24"/>
        </w:rPr>
      </w:pPr>
      <w:r w:rsidRPr="0052475F">
        <w:rPr>
          <w:sz w:val="24"/>
          <w:szCs w:val="24"/>
        </w:rPr>
        <w:t>Improve product descriptions by including detailed specifications.</w:t>
      </w:r>
    </w:p>
    <w:p w14:paraId="04D8CC31" w14:textId="50A62EA7" w:rsidR="00376172" w:rsidRPr="0052475F" w:rsidRDefault="00763B98" w:rsidP="00A36649">
      <w:pPr>
        <w:pStyle w:val="ListParagraph"/>
        <w:widowControl w:val="0"/>
        <w:numPr>
          <w:ilvl w:val="0"/>
          <w:numId w:val="25"/>
        </w:numPr>
        <w:spacing w:before="200" w:line="273" w:lineRule="auto"/>
        <w:rPr>
          <w:sz w:val="24"/>
          <w:szCs w:val="24"/>
        </w:rPr>
      </w:pPr>
      <w:r w:rsidRPr="0052475F">
        <w:rPr>
          <w:sz w:val="24"/>
          <w:szCs w:val="24"/>
        </w:rPr>
        <w:t>Use high-quality images &amp; 360-degree product views.</w:t>
      </w:r>
    </w:p>
    <w:p w14:paraId="72CD0CF8" w14:textId="1A7FFABF" w:rsidR="00763B98" w:rsidRPr="0052475F" w:rsidRDefault="00763B98" w:rsidP="00A36649">
      <w:pPr>
        <w:pStyle w:val="ListParagraph"/>
        <w:widowControl w:val="0"/>
        <w:numPr>
          <w:ilvl w:val="0"/>
          <w:numId w:val="25"/>
        </w:numPr>
        <w:spacing w:before="200" w:line="273" w:lineRule="auto"/>
        <w:rPr>
          <w:sz w:val="24"/>
          <w:szCs w:val="24"/>
        </w:rPr>
      </w:pPr>
      <w:r w:rsidRPr="0052475F">
        <w:rPr>
          <w:sz w:val="24"/>
          <w:szCs w:val="24"/>
        </w:rPr>
        <w:t>Add customer reviews and Q&amp;A sections to clarify doubts.</w:t>
      </w:r>
    </w:p>
    <w:p w14:paraId="3B5B88BA" w14:textId="128F7E79" w:rsidR="00763B98" w:rsidRDefault="0052475F" w:rsidP="00A36649">
      <w:pPr>
        <w:pStyle w:val="ListParagraph"/>
        <w:widowControl w:val="0"/>
        <w:numPr>
          <w:ilvl w:val="0"/>
          <w:numId w:val="25"/>
        </w:numPr>
        <w:spacing w:before="200" w:line="273" w:lineRule="auto"/>
        <w:rPr>
          <w:sz w:val="24"/>
          <w:szCs w:val="24"/>
        </w:rPr>
      </w:pPr>
      <w:r w:rsidRPr="0052475F">
        <w:rPr>
          <w:sz w:val="24"/>
          <w:szCs w:val="24"/>
        </w:rPr>
        <w:t>Provide a "Size Guide" or "Comparison Tool" for apparel and electronics.</w:t>
      </w:r>
    </w:p>
    <w:p w14:paraId="16BA38BF" w14:textId="77777777" w:rsidR="00AD5DD9" w:rsidRDefault="00AD5DD9" w:rsidP="00AD5DD9">
      <w:pPr>
        <w:pStyle w:val="ListParagraph"/>
        <w:widowControl w:val="0"/>
        <w:spacing w:before="200" w:line="273" w:lineRule="auto"/>
        <w:ind w:left="1440"/>
        <w:rPr>
          <w:sz w:val="24"/>
          <w:szCs w:val="24"/>
        </w:rPr>
      </w:pPr>
    </w:p>
    <w:p w14:paraId="196CDDF4" w14:textId="7C9878E4" w:rsidR="00AD5DD9" w:rsidRDefault="00BD7529" w:rsidP="00A36649">
      <w:pPr>
        <w:pStyle w:val="ListParagraph"/>
        <w:widowControl w:val="0"/>
        <w:numPr>
          <w:ilvl w:val="0"/>
          <w:numId w:val="21"/>
        </w:numPr>
        <w:spacing w:before="200" w:line="273" w:lineRule="auto"/>
        <w:rPr>
          <w:sz w:val="24"/>
          <w:szCs w:val="24"/>
          <w:u w:val="single"/>
        </w:rPr>
      </w:pPr>
      <w:r w:rsidRPr="00BD7529">
        <w:rPr>
          <w:sz w:val="24"/>
          <w:szCs w:val="24"/>
          <w:u w:val="single"/>
        </w:rPr>
        <w:t>Onsite - Description Mismatch</w:t>
      </w:r>
    </w:p>
    <w:p w14:paraId="70767653" w14:textId="3300120A" w:rsidR="00BD7529" w:rsidRDefault="00BD7529" w:rsidP="00BD7529">
      <w:pPr>
        <w:pStyle w:val="ListParagraph"/>
        <w:widowControl w:val="0"/>
        <w:spacing w:before="200" w:line="273" w:lineRule="auto"/>
        <w:rPr>
          <w:sz w:val="24"/>
          <w:szCs w:val="24"/>
          <w:u w:val="single"/>
        </w:rPr>
      </w:pPr>
      <w:r>
        <w:rPr>
          <w:sz w:val="24"/>
          <w:szCs w:val="24"/>
          <w:u w:val="single"/>
        </w:rPr>
        <w:t>Issue</w:t>
      </w:r>
      <w:ins w:id="0" w:author="Microsoft Word" w:date="2025-01-30T18:00:00Z" w16du:dateUtc="2025-01-30T12:30:00Z">
        <w:r w:rsidR="008E441A">
          <w:rPr>
            <w:sz w:val="24"/>
            <w:szCs w:val="24"/>
            <w:u w:val="single"/>
          </w:rPr>
          <w:t>:</w:t>
        </w:r>
      </w:ins>
    </w:p>
    <w:p w14:paraId="131D9616" w14:textId="136D4EDE" w:rsidR="008E441A" w:rsidRPr="00AC6515" w:rsidRDefault="00A22DCA" w:rsidP="00A36649">
      <w:pPr>
        <w:pStyle w:val="ListParagraph"/>
        <w:widowControl w:val="0"/>
        <w:numPr>
          <w:ilvl w:val="0"/>
          <w:numId w:val="38"/>
        </w:numPr>
        <w:spacing w:before="200" w:line="273" w:lineRule="auto"/>
        <w:rPr>
          <w:sz w:val="24"/>
          <w:szCs w:val="24"/>
        </w:rPr>
      </w:pPr>
      <w:r w:rsidRPr="00AC6515">
        <w:rPr>
          <w:sz w:val="24"/>
          <w:szCs w:val="24"/>
        </w:rPr>
        <w:t>Customers are getting items that do not match what was shown online.</w:t>
      </w:r>
    </w:p>
    <w:p w14:paraId="496F555B" w14:textId="3E9E28B7" w:rsidR="00505FF8" w:rsidRDefault="00505FF8" w:rsidP="00505FF8">
      <w:pPr>
        <w:widowControl w:val="0"/>
        <w:spacing w:before="200" w:line="273" w:lineRule="auto"/>
        <w:rPr>
          <w:sz w:val="24"/>
          <w:szCs w:val="24"/>
          <w:u w:val="single"/>
        </w:rPr>
      </w:pPr>
      <w:r>
        <w:rPr>
          <w:sz w:val="24"/>
          <w:szCs w:val="24"/>
        </w:rPr>
        <w:t xml:space="preserve">           </w:t>
      </w:r>
      <w:r w:rsidRPr="00505FF8">
        <w:rPr>
          <w:sz w:val="24"/>
          <w:szCs w:val="24"/>
          <w:u w:val="single"/>
        </w:rPr>
        <w:t>Solution:</w:t>
      </w:r>
    </w:p>
    <w:p w14:paraId="38E250D1" w14:textId="076B6C22" w:rsidR="00505FF8" w:rsidRPr="000D044E" w:rsidRDefault="005C0185" w:rsidP="00A36649">
      <w:pPr>
        <w:pStyle w:val="ListParagraph"/>
        <w:widowControl w:val="0"/>
        <w:numPr>
          <w:ilvl w:val="0"/>
          <w:numId w:val="26"/>
        </w:numPr>
        <w:spacing w:before="200" w:line="273" w:lineRule="auto"/>
        <w:rPr>
          <w:sz w:val="24"/>
          <w:szCs w:val="24"/>
        </w:rPr>
      </w:pPr>
      <w:r w:rsidRPr="000D044E">
        <w:rPr>
          <w:sz w:val="24"/>
          <w:szCs w:val="24"/>
        </w:rPr>
        <w:t>Cross-check product listings with actual items before listing.</w:t>
      </w:r>
    </w:p>
    <w:p w14:paraId="0088AFB9" w14:textId="0B8DCC37" w:rsidR="005C0185" w:rsidRDefault="000D044E" w:rsidP="00A36649">
      <w:pPr>
        <w:pStyle w:val="ListParagraph"/>
        <w:widowControl w:val="0"/>
        <w:numPr>
          <w:ilvl w:val="0"/>
          <w:numId w:val="26"/>
        </w:numPr>
        <w:spacing w:before="200" w:line="273" w:lineRule="auto"/>
        <w:rPr>
          <w:sz w:val="24"/>
          <w:szCs w:val="24"/>
        </w:rPr>
      </w:pPr>
      <w:r w:rsidRPr="000D044E">
        <w:rPr>
          <w:sz w:val="24"/>
          <w:szCs w:val="24"/>
        </w:rPr>
        <w:t>Require vendors to submit real customer photos instead of only stock images.</w:t>
      </w:r>
    </w:p>
    <w:p w14:paraId="070267B2" w14:textId="77777777" w:rsidR="008D0A3B" w:rsidRDefault="008D0A3B" w:rsidP="008D0A3B">
      <w:pPr>
        <w:pStyle w:val="ListParagraph"/>
        <w:widowControl w:val="0"/>
        <w:spacing w:before="200" w:line="273" w:lineRule="auto"/>
        <w:ind w:left="1440"/>
        <w:rPr>
          <w:sz w:val="24"/>
          <w:szCs w:val="24"/>
        </w:rPr>
      </w:pPr>
    </w:p>
    <w:p w14:paraId="6F350544" w14:textId="3F2E3397" w:rsidR="008D0A3B" w:rsidRDefault="008D0A3B" w:rsidP="00A36649">
      <w:pPr>
        <w:pStyle w:val="ListParagraph"/>
        <w:widowControl w:val="0"/>
        <w:numPr>
          <w:ilvl w:val="0"/>
          <w:numId w:val="21"/>
        </w:numPr>
        <w:spacing w:before="200" w:line="273" w:lineRule="auto"/>
        <w:rPr>
          <w:sz w:val="24"/>
          <w:szCs w:val="24"/>
          <w:u w:val="single"/>
        </w:rPr>
      </w:pPr>
      <w:r w:rsidRPr="0051517F">
        <w:rPr>
          <w:sz w:val="24"/>
          <w:szCs w:val="24"/>
          <w:u w:val="single"/>
        </w:rPr>
        <w:t>Delivery - Wrong Item</w:t>
      </w:r>
    </w:p>
    <w:p w14:paraId="55DC95C7" w14:textId="0C731A93" w:rsidR="008176E8" w:rsidRDefault="00AA5F0E" w:rsidP="008176E8">
      <w:pPr>
        <w:pStyle w:val="ListParagraph"/>
        <w:widowControl w:val="0"/>
        <w:spacing w:before="200" w:line="273" w:lineRule="auto"/>
        <w:rPr>
          <w:sz w:val="24"/>
          <w:szCs w:val="24"/>
          <w:u w:val="single"/>
        </w:rPr>
      </w:pPr>
      <w:r>
        <w:rPr>
          <w:sz w:val="24"/>
          <w:szCs w:val="24"/>
          <w:u w:val="single"/>
        </w:rPr>
        <w:t>Issue:</w:t>
      </w:r>
    </w:p>
    <w:p w14:paraId="44D14739" w14:textId="1C80B6AC" w:rsidR="00AA5F0E" w:rsidRDefault="00AA5F0E" w:rsidP="00A36649">
      <w:pPr>
        <w:pStyle w:val="ListParagraph"/>
        <w:widowControl w:val="0"/>
        <w:numPr>
          <w:ilvl w:val="0"/>
          <w:numId w:val="27"/>
        </w:numPr>
        <w:spacing w:before="200" w:line="273" w:lineRule="auto"/>
        <w:rPr>
          <w:sz w:val="24"/>
          <w:szCs w:val="24"/>
        </w:rPr>
      </w:pPr>
      <w:r w:rsidRPr="00AA5F0E">
        <w:rPr>
          <w:sz w:val="24"/>
          <w:szCs w:val="24"/>
        </w:rPr>
        <w:t>Incorrect products are being sent, possibly due to warehouse mislabelling or human error.</w:t>
      </w:r>
    </w:p>
    <w:p w14:paraId="3614E752" w14:textId="60EFFB67" w:rsidR="00195C3D" w:rsidRDefault="00195C3D" w:rsidP="00195C3D">
      <w:pPr>
        <w:widowControl w:val="0"/>
        <w:spacing w:before="200" w:line="273" w:lineRule="auto"/>
        <w:rPr>
          <w:sz w:val="24"/>
          <w:szCs w:val="24"/>
          <w:u w:val="single"/>
        </w:rPr>
      </w:pPr>
      <w:r>
        <w:rPr>
          <w:sz w:val="24"/>
          <w:szCs w:val="24"/>
        </w:rPr>
        <w:t xml:space="preserve">          </w:t>
      </w:r>
      <w:r w:rsidRPr="00195C3D">
        <w:rPr>
          <w:sz w:val="24"/>
          <w:szCs w:val="24"/>
          <w:u w:val="single"/>
        </w:rPr>
        <w:t>Solution:</w:t>
      </w:r>
    </w:p>
    <w:p w14:paraId="34DA2E8E" w14:textId="70B53B21" w:rsidR="00195C3D" w:rsidRPr="000F7950" w:rsidRDefault="006742F0" w:rsidP="00A36649">
      <w:pPr>
        <w:pStyle w:val="ListParagraph"/>
        <w:widowControl w:val="0"/>
        <w:numPr>
          <w:ilvl w:val="0"/>
          <w:numId w:val="27"/>
        </w:numPr>
        <w:spacing w:before="200" w:line="273" w:lineRule="auto"/>
        <w:rPr>
          <w:sz w:val="24"/>
          <w:szCs w:val="24"/>
        </w:rPr>
      </w:pPr>
      <w:r w:rsidRPr="000F7950">
        <w:rPr>
          <w:sz w:val="24"/>
          <w:szCs w:val="24"/>
        </w:rPr>
        <w:t>Improve order verification systems before shipment.</w:t>
      </w:r>
    </w:p>
    <w:p w14:paraId="6935B95C" w14:textId="4E876DD5" w:rsidR="006742F0" w:rsidRPr="000F7950" w:rsidRDefault="000F7950" w:rsidP="00A36649">
      <w:pPr>
        <w:pStyle w:val="ListParagraph"/>
        <w:widowControl w:val="0"/>
        <w:numPr>
          <w:ilvl w:val="0"/>
          <w:numId w:val="27"/>
        </w:numPr>
        <w:spacing w:before="200" w:line="273" w:lineRule="auto"/>
        <w:rPr>
          <w:sz w:val="24"/>
          <w:szCs w:val="24"/>
        </w:rPr>
      </w:pPr>
      <w:r w:rsidRPr="000F7950">
        <w:rPr>
          <w:sz w:val="24"/>
          <w:szCs w:val="24"/>
        </w:rPr>
        <w:t>Introduce a "Live Order Check" where customers can confirm their order before shipment.</w:t>
      </w:r>
    </w:p>
    <w:p w14:paraId="00000021" w14:textId="77777777" w:rsidR="000C6BF3" w:rsidRDefault="00C2219A" w:rsidP="00A36649">
      <w:pPr>
        <w:widowControl w:val="0"/>
        <w:numPr>
          <w:ilvl w:val="0"/>
          <w:numId w:val="2"/>
        </w:numPr>
        <w:spacing w:before="200" w:line="273" w:lineRule="auto"/>
        <w:rPr>
          <w:color w:val="005E00"/>
          <w:sz w:val="24"/>
          <w:szCs w:val="24"/>
        </w:rPr>
      </w:pPr>
      <w:r w:rsidRPr="00DC6445">
        <w:rPr>
          <w:color w:val="005E00"/>
          <w:sz w:val="24"/>
          <w:szCs w:val="24"/>
        </w:rPr>
        <w:t>Whenever a customer goes to Amazon, they’ll filter the most rated products to buy the better category. Can you verify this using any visualization or table that the ratings of products impact their sales value?</w:t>
      </w:r>
    </w:p>
    <w:p w14:paraId="0CFCE975" w14:textId="6CB6D86F" w:rsidR="0067547E" w:rsidRPr="0067547E" w:rsidRDefault="0067547E" w:rsidP="0067547E">
      <w:pPr>
        <w:pStyle w:val="ListParagraph"/>
        <w:spacing w:before="100" w:beforeAutospacing="1" w:after="100" w:afterAutospacing="1" w:line="240" w:lineRule="auto"/>
        <w:ind w:left="502"/>
        <w:rPr>
          <w:rFonts w:ascii="Times New Roman" w:eastAsia="Times New Roman" w:hAnsi="Times New Roman" w:cs="Times New Roman"/>
          <w:sz w:val="24"/>
          <w:szCs w:val="24"/>
          <w:lang w:val="en-IN"/>
        </w:rPr>
      </w:pPr>
      <w:r w:rsidRPr="0067547E">
        <w:rPr>
          <w:noProof/>
          <w:lang w:val="en-IN"/>
        </w:rPr>
        <w:drawing>
          <wp:inline distT="0" distB="0" distL="0" distR="0" wp14:anchorId="3C5E695D" wp14:editId="2AE7A467">
            <wp:extent cx="4846725" cy="2364047"/>
            <wp:effectExtent l="0" t="0" r="0" b="0"/>
            <wp:docPr id="116591515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8894" cy="2369982"/>
                    </a:xfrm>
                    <a:prstGeom prst="rect">
                      <a:avLst/>
                    </a:prstGeom>
                    <a:noFill/>
                    <a:ln>
                      <a:noFill/>
                    </a:ln>
                  </pic:spPr>
                </pic:pic>
              </a:graphicData>
            </a:graphic>
          </wp:inline>
        </w:drawing>
      </w:r>
    </w:p>
    <w:p w14:paraId="537E22BB" w14:textId="77777777" w:rsidR="00E06D73" w:rsidRDefault="00E06D73" w:rsidP="00E06D73">
      <w:pPr>
        <w:ind w:left="720"/>
        <w:rPr>
          <w:b/>
          <w:bCs/>
          <w:sz w:val="28"/>
          <w:szCs w:val="28"/>
        </w:rPr>
      </w:pPr>
      <w:r>
        <w:rPr>
          <w:b/>
          <w:bCs/>
          <w:sz w:val="28"/>
          <w:szCs w:val="28"/>
        </w:rPr>
        <w:lastRenderedPageBreak/>
        <w:t>Insights:</w:t>
      </w:r>
    </w:p>
    <w:p w14:paraId="290752A7" w14:textId="77777777" w:rsidR="00E06D73" w:rsidRPr="00E06D73" w:rsidRDefault="00E06D73" w:rsidP="00A36649">
      <w:pPr>
        <w:pStyle w:val="ListParagraph"/>
        <w:numPr>
          <w:ilvl w:val="0"/>
          <w:numId w:val="29"/>
        </w:numPr>
        <w:spacing w:after="160" w:line="278" w:lineRule="auto"/>
        <w:rPr>
          <w:sz w:val="24"/>
          <w:szCs w:val="24"/>
        </w:rPr>
      </w:pPr>
      <w:r w:rsidRPr="00E06D73">
        <w:rPr>
          <w:sz w:val="24"/>
          <w:szCs w:val="24"/>
        </w:rPr>
        <w:t>Customers are likely to filter for highly rated products, as indicated by the significant sales increase for products rated above 4. This suggests that ratings significantly influence purchasing decisions.</w:t>
      </w:r>
    </w:p>
    <w:p w14:paraId="18FA87AB" w14:textId="77777777" w:rsidR="00E06D73" w:rsidRPr="00E06D73" w:rsidRDefault="00E06D73" w:rsidP="00A36649">
      <w:pPr>
        <w:pStyle w:val="ListParagraph"/>
        <w:numPr>
          <w:ilvl w:val="0"/>
          <w:numId w:val="29"/>
        </w:numPr>
        <w:spacing w:after="160" w:line="278" w:lineRule="auto"/>
        <w:rPr>
          <w:sz w:val="24"/>
          <w:szCs w:val="24"/>
        </w:rPr>
      </w:pPr>
      <w:r w:rsidRPr="00E06D73">
        <w:rPr>
          <w:sz w:val="24"/>
          <w:szCs w:val="24"/>
        </w:rPr>
        <w:t>Focusing marketing efforts on products with higher ratings can enhance sales.</w:t>
      </w:r>
    </w:p>
    <w:p w14:paraId="6491FE2D" w14:textId="0A664DFA" w:rsidR="00FE7CF8" w:rsidRPr="00840903" w:rsidRDefault="00E06D73" w:rsidP="00A36649">
      <w:pPr>
        <w:pStyle w:val="ListParagraph"/>
        <w:widowControl w:val="0"/>
        <w:numPr>
          <w:ilvl w:val="0"/>
          <w:numId w:val="29"/>
        </w:numPr>
        <w:spacing w:before="200" w:line="273" w:lineRule="auto"/>
        <w:rPr>
          <w:color w:val="005E00"/>
          <w:sz w:val="24"/>
          <w:szCs w:val="24"/>
        </w:rPr>
      </w:pPr>
      <w:r w:rsidRPr="00840903">
        <w:rPr>
          <w:sz w:val="24"/>
          <w:szCs w:val="24"/>
        </w:rPr>
        <w:t xml:space="preserve">Products with lower ratings should be </w:t>
      </w:r>
      <w:proofErr w:type="spellStart"/>
      <w:r w:rsidRPr="00E06D73">
        <w:rPr>
          <w:sz w:val="24"/>
          <w:szCs w:val="24"/>
        </w:rPr>
        <w:t>analyzed</w:t>
      </w:r>
      <w:proofErr w:type="spellEnd"/>
      <w:r w:rsidRPr="00840903">
        <w:rPr>
          <w:sz w:val="24"/>
          <w:szCs w:val="24"/>
        </w:rPr>
        <w:t xml:space="preserve"> for potential improvements like customer reviews can provide insights into issues that need addressing, which can boost ratings as well as sales.</w:t>
      </w:r>
    </w:p>
    <w:p w14:paraId="4C991BC3" w14:textId="5574F3A5" w:rsidR="00F41D1C" w:rsidRPr="00941CA8" w:rsidRDefault="00C2219A" w:rsidP="00A36649">
      <w:pPr>
        <w:widowControl w:val="0"/>
        <w:numPr>
          <w:ilvl w:val="0"/>
          <w:numId w:val="2"/>
        </w:numPr>
        <w:spacing w:before="200" w:line="273" w:lineRule="auto"/>
        <w:rPr>
          <w:color w:val="005E00"/>
          <w:sz w:val="24"/>
          <w:szCs w:val="24"/>
        </w:rPr>
      </w:pPr>
      <w:r w:rsidRPr="00DC6445">
        <w:rPr>
          <w:color w:val="005E00"/>
          <w:sz w:val="24"/>
          <w:szCs w:val="24"/>
        </w:rPr>
        <w:t>Investigate how revenue distribution varies across different locations. Explore which geographical areas contribute most to sales and consider the strategic implications for regional marketing and distribution efforts. How might location-based trends inform the company's market segmentation and resource allocation approach?</w:t>
      </w:r>
      <w:r w:rsidR="003C6AB3" w:rsidRPr="003C6AB3">
        <w:rPr>
          <w:noProof/>
          <w:lang w:val="en-IN"/>
        </w:rPr>
        <w:drawing>
          <wp:inline distT="0" distB="0" distL="0" distR="0" wp14:anchorId="215C4FBD" wp14:editId="43BF02D4">
            <wp:extent cx="5733415" cy="2666365"/>
            <wp:effectExtent l="0" t="0" r="635" b="635"/>
            <wp:docPr id="84273286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3415" cy="2666365"/>
                    </a:xfrm>
                    <a:prstGeom prst="rect">
                      <a:avLst/>
                    </a:prstGeom>
                    <a:noFill/>
                    <a:ln>
                      <a:noFill/>
                    </a:ln>
                  </pic:spPr>
                </pic:pic>
              </a:graphicData>
            </a:graphic>
          </wp:inline>
        </w:drawing>
      </w:r>
      <w:r w:rsidR="00F41D1C" w:rsidRPr="00941CA8">
        <w:rPr>
          <w:b/>
          <w:bCs/>
          <w:sz w:val="24"/>
          <w:szCs w:val="24"/>
          <w:u w:val="single"/>
        </w:rPr>
        <w:t>Insights:</w:t>
      </w:r>
    </w:p>
    <w:p w14:paraId="28CAE906" w14:textId="77777777" w:rsidR="00F41D1C" w:rsidRPr="00F41D1C" w:rsidRDefault="00F41D1C" w:rsidP="00A36649">
      <w:pPr>
        <w:pStyle w:val="ListParagraph"/>
        <w:numPr>
          <w:ilvl w:val="0"/>
          <w:numId w:val="30"/>
        </w:numPr>
        <w:spacing w:after="160" w:line="278" w:lineRule="auto"/>
        <w:rPr>
          <w:sz w:val="24"/>
          <w:szCs w:val="24"/>
        </w:rPr>
      </w:pPr>
      <w:r w:rsidRPr="00F41D1C">
        <w:rPr>
          <w:sz w:val="24"/>
          <w:szCs w:val="24"/>
        </w:rPr>
        <w:t>Greater Accra stands out as the highest revenue-generating region with 27M. This suggests that it is a critical market for business.</w:t>
      </w:r>
    </w:p>
    <w:p w14:paraId="0B5A5536" w14:textId="77777777" w:rsidR="00F41D1C" w:rsidRPr="00F41D1C" w:rsidRDefault="00F41D1C" w:rsidP="00A36649">
      <w:pPr>
        <w:pStyle w:val="ListParagraph"/>
        <w:numPr>
          <w:ilvl w:val="0"/>
          <w:numId w:val="30"/>
        </w:numPr>
        <w:spacing w:after="160" w:line="278" w:lineRule="auto"/>
        <w:jc w:val="both"/>
        <w:rPr>
          <w:sz w:val="24"/>
          <w:szCs w:val="24"/>
        </w:rPr>
      </w:pPr>
      <w:r w:rsidRPr="00F41D1C">
        <w:rPr>
          <w:sz w:val="24"/>
          <w:szCs w:val="24"/>
        </w:rPr>
        <w:t>Other contributors like Upper West and Eastern regions also generate significant revenue, indicating multiple strong markets.</w:t>
      </w:r>
    </w:p>
    <w:p w14:paraId="101447DF" w14:textId="691D6600" w:rsidR="00F41D1C" w:rsidRPr="00AD74EC" w:rsidRDefault="00F41D1C" w:rsidP="00A36649">
      <w:pPr>
        <w:pStyle w:val="ListParagraph"/>
        <w:numPr>
          <w:ilvl w:val="0"/>
          <w:numId w:val="30"/>
        </w:numPr>
        <w:spacing w:after="160" w:line="278" w:lineRule="auto"/>
        <w:jc w:val="both"/>
        <w:rPr>
          <w:sz w:val="24"/>
          <w:szCs w:val="24"/>
        </w:rPr>
      </w:pPr>
      <w:r w:rsidRPr="00F41D1C">
        <w:rPr>
          <w:sz w:val="24"/>
          <w:szCs w:val="24"/>
        </w:rPr>
        <w:t>Areas from Oti show relatively low revenues as shown above. This highlights potential areas for improvement or targeted marketing efforts.</w:t>
      </w:r>
    </w:p>
    <w:p w14:paraId="751601E9" w14:textId="77777777" w:rsidR="00F41D1C" w:rsidRPr="00F41D1C" w:rsidRDefault="00F41D1C" w:rsidP="00A36649">
      <w:pPr>
        <w:pStyle w:val="ListParagraph"/>
        <w:numPr>
          <w:ilvl w:val="0"/>
          <w:numId w:val="30"/>
        </w:numPr>
        <w:jc w:val="both"/>
        <w:rPr>
          <w:sz w:val="24"/>
          <w:szCs w:val="24"/>
        </w:rPr>
      </w:pPr>
      <w:r w:rsidRPr="00F41D1C">
        <w:rPr>
          <w:sz w:val="24"/>
          <w:szCs w:val="24"/>
        </w:rPr>
        <w:t>Location-based trends can significantly inform a company's market segmentation and resource allocation strategy in several ways:</w:t>
      </w:r>
    </w:p>
    <w:p w14:paraId="685447EB" w14:textId="2FC3FA02" w:rsidR="00F41D1C" w:rsidRPr="00F41D1C" w:rsidRDefault="00F41D1C" w:rsidP="00A36649">
      <w:pPr>
        <w:pStyle w:val="ListParagraph"/>
        <w:numPr>
          <w:ilvl w:val="0"/>
          <w:numId w:val="30"/>
        </w:numPr>
        <w:spacing w:after="160" w:line="278" w:lineRule="auto"/>
        <w:jc w:val="both"/>
        <w:rPr>
          <w:sz w:val="24"/>
          <w:szCs w:val="24"/>
        </w:rPr>
      </w:pPr>
      <w:r w:rsidRPr="00F41D1C">
        <w:rPr>
          <w:sz w:val="24"/>
          <w:szCs w:val="24"/>
        </w:rPr>
        <w:t xml:space="preserve">By </w:t>
      </w:r>
      <w:r w:rsidR="00AD74EC" w:rsidRPr="00F41D1C">
        <w:rPr>
          <w:sz w:val="24"/>
          <w:szCs w:val="24"/>
        </w:rPr>
        <w:t>analysing</w:t>
      </w:r>
      <w:r w:rsidRPr="00F41D1C">
        <w:rPr>
          <w:sz w:val="24"/>
          <w:szCs w:val="24"/>
        </w:rPr>
        <w:t xml:space="preserve"> revenue data by location, the company can identify which regions contribute the most to overall sales.</w:t>
      </w:r>
    </w:p>
    <w:p w14:paraId="04580161" w14:textId="77777777" w:rsidR="00F41D1C" w:rsidRPr="00CD5AD3" w:rsidRDefault="00F41D1C" w:rsidP="00A36649">
      <w:pPr>
        <w:pStyle w:val="ListParagraph"/>
        <w:numPr>
          <w:ilvl w:val="0"/>
          <w:numId w:val="30"/>
        </w:numPr>
        <w:spacing w:after="160" w:line="278" w:lineRule="auto"/>
        <w:jc w:val="both"/>
        <w:rPr>
          <w:sz w:val="28"/>
          <w:szCs w:val="28"/>
        </w:rPr>
      </w:pPr>
      <w:r w:rsidRPr="00F41D1C">
        <w:rPr>
          <w:sz w:val="24"/>
          <w:szCs w:val="24"/>
        </w:rPr>
        <w:t>Variations in purchasing behaviour across locations can lead to the development of localized versions of products or services to better meet customer expectations.</w:t>
      </w:r>
    </w:p>
    <w:p w14:paraId="2E3780E4" w14:textId="5B088844" w:rsidR="003C6AB3" w:rsidRPr="00CD5AD3" w:rsidRDefault="00CD5AD3" w:rsidP="00A36649">
      <w:pPr>
        <w:pStyle w:val="ListParagraph"/>
        <w:numPr>
          <w:ilvl w:val="0"/>
          <w:numId w:val="30"/>
        </w:numPr>
        <w:spacing w:after="160" w:line="278" w:lineRule="auto"/>
        <w:jc w:val="both"/>
        <w:rPr>
          <w:sz w:val="24"/>
          <w:szCs w:val="24"/>
        </w:rPr>
      </w:pPr>
      <w:r w:rsidRPr="00CD5AD3">
        <w:rPr>
          <w:sz w:val="24"/>
          <w:szCs w:val="24"/>
        </w:rPr>
        <w:lastRenderedPageBreak/>
        <w:t>Understanding geographical revenue distribution can help in planning logistics and distribution strategies, ensuring that high-demand areas are well-stocked while optimizing inventory levels in less productive regions.</w:t>
      </w:r>
    </w:p>
    <w:p w14:paraId="00000023" w14:textId="77777777" w:rsidR="000C6BF3" w:rsidRDefault="00C2219A" w:rsidP="00A36649">
      <w:pPr>
        <w:widowControl w:val="0"/>
        <w:numPr>
          <w:ilvl w:val="0"/>
          <w:numId w:val="2"/>
        </w:numPr>
        <w:spacing w:before="200" w:line="273" w:lineRule="auto"/>
        <w:rPr>
          <w:color w:val="005E00"/>
          <w:sz w:val="24"/>
          <w:szCs w:val="24"/>
        </w:rPr>
      </w:pPr>
      <w:r w:rsidRPr="00DC6445">
        <w:rPr>
          <w:color w:val="005E00"/>
          <w:sz w:val="24"/>
          <w:szCs w:val="24"/>
        </w:rPr>
        <w:t>Determine which month could benefit from enhanced promotional offers to boost sales. Can you suggest some targeted marketing strategies here?</w:t>
      </w:r>
    </w:p>
    <w:p w14:paraId="1314F11F" w14:textId="7964234B" w:rsidR="00144EEA" w:rsidRPr="00144EEA" w:rsidRDefault="00144EEA" w:rsidP="00144EEA">
      <w:pPr>
        <w:pStyle w:val="ListParagraph"/>
        <w:spacing w:before="100" w:beforeAutospacing="1" w:after="100" w:afterAutospacing="1" w:line="240" w:lineRule="auto"/>
        <w:ind w:left="502"/>
        <w:rPr>
          <w:rFonts w:ascii="Times New Roman" w:eastAsia="Times New Roman" w:hAnsi="Times New Roman" w:cs="Times New Roman"/>
          <w:sz w:val="24"/>
          <w:szCs w:val="24"/>
          <w:lang w:val="en-IN"/>
        </w:rPr>
      </w:pPr>
      <w:r w:rsidRPr="00144EEA">
        <w:rPr>
          <w:noProof/>
          <w:lang w:val="en-IN"/>
        </w:rPr>
        <w:drawing>
          <wp:inline distT="0" distB="0" distL="0" distR="0" wp14:anchorId="3CEE0A7B" wp14:editId="473949E5">
            <wp:extent cx="5077690" cy="1643580"/>
            <wp:effectExtent l="0" t="0" r="8890" b="0"/>
            <wp:docPr id="202027117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4906" cy="1684758"/>
                    </a:xfrm>
                    <a:prstGeom prst="rect">
                      <a:avLst/>
                    </a:prstGeom>
                    <a:noFill/>
                    <a:ln>
                      <a:noFill/>
                    </a:ln>
                  </pic:spPr>
                </pic:pic>
              </a:graphicData>
            </a:graphic>
          </wp:inline>
        </w:drawing>
      </w:r>
    </w:p>
    <w:p w14:paraId="2ED506D0" w14:textId="77777777" w:rsidR="00941CA8" w:rsidRPr="00941CA8" w:rsidRDefault="00941CA8" w:rsidP="00941CA8">
      <w:pPr>
        <w:ind w:left="720"/>
        <w:rPr>
          <w:b/>
          <w:bCs/>
          <w:sz w:val="24"/>
          <w:szCs w:val="24"/>
          <w:u w:val="single"/>
        </w:rPr>
      </w:pPr>
      <w:r w:rsidRPr="00941CA8">
        <w:rPr>
          <w:b/>
          <w:bCs/>
          <w:sz w:val="24"/>
          <w:szCs w:val="24"/>
          <w:u w:val="single"/>
        </w:rPr>
        <w:t>Insights:</w:t>
      </w:r>
    </w:p>
    <w:p w14:paraId="3D733700" w14:textId="77777777" w:rsidR="00941CA8" w:rsidRPr="00941CA8" w:rsidRDefault="00941CA8" w:rsidP="00A36649">
      <w:pPr>
        <w:pStyle w:val="ListParagraph"/>
        <w:numPr>
          <w:ilvl w:val="0"/>
          <w:numId w:val="31"/>
        </w:numPr>
        <w:spacing w:after="160" w:line="278" w:lineRule="auto"/>
        <w:rPr>
          <w:sz w:val="24"/>
          <w:szCs w:val="24"/>
        </w:rPr>
      </w:pPr>
      <w:r w:rsidRPr="00941CA8">
        <w:rPr>
          <w:sz w:val="24"/>
          <w:szCs w:val="24"/>
        </w:rPr>
        <w:t>January (10.1M) has the highest sales and doesn't require boosting.</w:t>
      </w:r>
    </w:p>
    <w:p w14:paraId="0811C1E3" w14:textId="77777777" w:rsidR="00941CA8" w:rsidRPr="00941CA8" w:rsidRDefault="00941CA8" w:rsidP="00A36649">
      <w:pPr>
        <w:pStyle w:val="ListParagraph"/>
        <w:numPr>
          <w:ilvl w:val="0"/>
          <w:numId w:val="31"/>
        </w:numPr>
        <w:spacing w:after="160" w:line="278" w:lineRule="auto"/>
        <w:rPr>
          <w:sz w:val="24"/>
          <w:szCs w:val="24"/>
        </w:rPr>
      </w:pPr>
      <w:proofErr w:type="gramStart"/>
      <w:r w:rsidRPr="00941CA8">
        <w:rPr>
          <w:sz w:val="24"/>
          <w:szCs w:val="24"/>
        </w:rPr>
        <w:t>June(</w:t>
      </w:r>
      <w:proofErr w:type="gramEnd"/>
      <w:r w:rsidRPr="00941CA8">
        <w:rPr>
          <w:sz w:val="24"/>
          <w:szCs w:val="24"/>
        </w:rPr>
        <w:t>8.1M), September(8.1M) and November(8.3M) represent sales dip below the average(9M) and should be targeted for enhanced promotions.</w:t>
      </w:r>
    </w:p>
    <w:p w14:paraId="2C47CE80" w14:textId="77777777" w:rsidR="00B37164" w:rsidRDefault="00941CA8" w:rsidP="00A36649">
      <w:pPr>
        <w:pStyle w:val="ListParagraph"/>
        <w:numPr>
          <w:ilvl w:val="0"/>
          <w:numId w:val="31"/>
        </w:numPr>
        <w:spacing w:after="160" w:line="278" w:lineRule="auto"/>
        <w:rPr>
          <w:sz w:val="24"/>
          <w:szCs w:val="24"/>
        </w:rPr>
      </w:pPr>
      <w:r w:rsidRPr="00941CA8">
        <w:rPr>
          <w:sz w:val="24"/>
          <w:szCs w:val="24"/>
        </w:rPr>
        <w:t>July, August, October, and December show consistent but lower-than-ideal sales that can benefit from specific seasonal promotions.</w:t>
      </w:r>
    </w:p>
    <w:p w14:paraId="6ABF3B36" w14:textId="77777777" w:rsidR="00B37164" w:rsidRDefault="00B37164" w:rsidP="00B37164">
      <w:pPr>
        <w:pStyle w:val="ListParagraph"/>
        <w:spacing w:after="160" w:line="278" w:lineRule="auto"/>
        <w:rPr>
          <w:sz w:val="24"/>
          <w:szCs w:val="24"/>
        </w:rPr>
      </w:pPr>
    </w:p>
    <w:p w14:paraId="7D8F4F10" w14:textId="77777777" w:rsidR="00113BFD" w:rsidRPr="00113BFD" w:rsidRDefault="00B37164" w:rsidP="00113BFD">
      <w:pPr>
        <w:pStyle w:val="ListParagraph"/>
        <w:spacing w:after="160" w:line="278" w:lineRule="auto"/>
        <w:rPr>
          <w:b/>
          <w:bCs/>
          <w:sz w:val="24"/>
          <w:szCs w:val="24"/>
          <w:u w:val="single"/>
        </w:rPr>
      </w:pPr>
      <w:r w:rsidRPr="00B37164">
        <w:rPr>
          <w:b/>
          <w:bCs/>
          <w:sz w:val="24"/>
          <w:szCs w:val="24"/>
          <w:u w:val="single"/>
        </w:rPr>
        <w:t>Targeted Marketing Strategies:</w:t>
      </w:r>
    </w:p>
    <w:p w14:paraId="130E84D7" w14:textId="167765F6" w:rsidR="00B37164" w:rsidRPr="00CC54CB" w:rsidRDefault="00CC54CB" w:rsidP="00A36649">
      <w:pPr>
        <w:pStyle w:val="ListParagraph"/>
        <w:numPr>
          <w:ilvl w:val="0"/>
          <w:numId w:val="33"/>
        </w:numPr>
        <w:spacing w:after="160" w:line="278" w:lineRule="auto"/>
        <w:rPr>
          <w:b/>
          <w:bCs/>
          <w:sz w:val="24"/>
          <w:szCs w:val="24"/>
          <w:u w:val="single"/>
        </w:rPr>
      </w:pPr>
      <w:r w:rsidRPr="00CC54CB">
        <w:rPr>
          <w:sz w:val="24"/>
          <w:szCs w:val="24"/>
        </w:rPr>
        <w:t>Discount &amp; Cashback Offers:</w:t>
      </w:r>
    </w:p>
    <w:p w14:paraId="00804690" w14:textId="77777777" w:rsidR="0043081C" w:rsidRPr="0043081C" w:rsidRDefault="0043081C" w:rsidP="00A36649">
      <w:pPr>
        <w:pStyle w:val="ListParagraph"/>
        <w:numPr>
          <w:ilvl w:val="0"/>
          <w:numId w:val="32"/>
        </w:numPr>
        <w:spacing w:after="160" w:line="278" w:lineRule="auto"/>
        <w:rPr>
          <w:sz w:val="24"/>
          <w:szCs w:val="24"/>
          <w:lang w:val="en-IN"/>
        </w:rPr>
      </w:pPr>
      <w:r w:rsidRPr="0043081C">
        <w:rPr>
          <w:sz w:val="24"/>
          <w:szCs w:val="24"/>
          <w:lang w:val="en-IN"/>
        </w:rPr>
        <w:t>Offer higher discounts on slow months.</w:t>
      </w:r>
    </w:p>
    <w:p w14:paraId="46D6FB70" w14:textId="382F0FDC" w:rsidR="00CC54CB" w:rsidRDefault="0043081C" w:rsidP="00A36649">
      <w:pPr>
        <w:pStyle w:val="ListParagraph"/>
        <w:numPr>
          <w:ilvl w:val="0"/>
          <w:numId w:val="32"/>
        </w:numPr>
        <w:spacing w:after="160" w:line="278" w:lineRule="auto"/>
        <w:rPr>
          <w:sz w:val="24"/>
          <w:szCs w:val="24"/>
          <w:lang w:val="en-IN"/>
        </w:rPr>
      </w:pPr>
      <w:r w:rsidRPr="0043081C">
        <w:rPr>
          <w:sz w:val="24"/>
          <w:szCs w:val="24"/>
          <w:lang w:val="en-IN"/>
        </w:rPr>
        <w:t>Implement limited-time cashback offers to encourage spending.</w:t>
      </w:r>
    </w:p>
    <w:p w14:paraId="08D415FA" w14:textId="77777777" w:rsidR="00A529FA" w:rsidRDefault="00A529FA" w:rsidP="00A529FA">
      <w:pPr>
        <w:pStyle w:val="ListParagraph"/>
        <w:spacing w:after="160" w:line="278" w:lineRule="auto"/>
        <w:rPr>
          <w:sz w:val="24"/>
          <w:szCs w:val="24"/>
          <w:lang w:val="en-IN"/>
        </w:rPr>
      </w:pPr>
    </w:p>
    <w:p w14:paraId="483C7197" w14:textId="77777777" w:rsidR="00151150" w:rsidRPr="00FE4490" w:rsidRDefault="00FE4490" w:rsidP="00A36649">
      <w:pPr>
        <w:pStyle w:val="ListParagraph"/>
        <w:numPr>
          <w:ilvl w:val="0"/>
          <w:numId w:val="33"/>
        </w:numPr>
        <w:spacing w:after="160" w:line="278" w:lineRule="auto"/>
        <w:rPr>
          <w:sz w:val="24"/>
          <w:szCs w:val="24"/>
          <w:lang w:val="en-IN"/>
        </w:rPr>
      </w:pPr>
      <w:r w:rsidRPr="00FE4490">
        <w:rPr>
          <w:sz w:val="24"/>
          <w:szCs w:val="24"/>
        </w:rPr>
        <w:t>Prime Membership Incentives:</w:t>
      </w:r>
    </w:p>
    <w:p w14:paraId="072942CF" w14:textId="0388A468" w:rsidR="00FE4490" w:rsidRPr="00E34973" w:rsidRDefault="00E34973" w:rsidP="00A36649">
      <w:pPr>
        <w:pStyle w:val="ListParagraph"/>
        <w:numPr>
          <w:ilvl w:val="0"/>
          <w:numId w:val="34"/>
        </w:numPr>
        <w:spacing w:after="160" w:line="278" w:lineRule="auto"/>
        <w:rPr>
          <w:sz w:val="24"/>
          <w:szCs w:val="24"/>
          <w:lang w:val="en-IN"/>
        </w:rPr>
      </w:pPr>
      <w:r w:rsidRPr="00E34973">
        <w:rPr>
          <w:sz w:val="24"/>
          <w:szCs w:val="24"/>
        </w:rPr>
        <w:t xml:space="preserve">Provide </w:t>
      </w:r>
      <w:r w:rsidRPr="00E34973">
        <w:rPr>
          <w:b/>
          <w:bCs/>
          <w:sz w:val="24"/>
          <w:szCs w:val="24"/>
        </w:rPr>
        <w:t>extra perks for Prime members</w:t>
      </w:r>
      <w:r w:rsidRPr="00E34973">
        <w:rPr>
          <w:sz w:val="24"/>
          <w:szCs w:val="24"/>
        </w:rPr>
        <w:t>, such as free express delivery in low-sales months.</w:t>
      </w:r>
    </w:p>
    <w:p w14:paraId="2E54613F" w14:textId="77777777" w:rsidR="0029769D" w:rsidRPr="0029769D" w:rsidRDefault="0029769D" w:rsidP="00A36649">
      <w:pPr>
        <w:pStyle w:val="ListParagraph"/>
        <w:numPr>
          <w:ilvl w:val="0"/>
          <w:numId w:val="34"/>
        </w:numPr>
        <w:spacing w:after="160" w:line="278" w:lineRule="auto"/>
        <w:rPr>
          <w:sz w:val="24"/>
          <w:szCs w:val="24"/>
          <w:lang w:val="en-IN"/>
        </w:rPr>
      </w:pPr>
      <w:r w:rsidRPr="0029769D">
        <w:rPr>
          <w:sz w:val="24"/>
          <w:szCs w:val="24"/>
        </w:rPr>
        <w:t xml:space="preserve">Offer </w:t>
      </w:r>
      <w:r w:rsidRPr="0029769D">
        <w:rPr>
          <w:b/>
          <w:bCs/>
          <w:sz w:val="24"/>
          <w:szCs w:val="24"/>
        </w:rPr>
        <w:t>exclusive early access</w:t>
      </w:r>
      <w:r w:rsidRPr="0029769D">
        <w:rPr>
          <w:sz w:val="24"/>
          <w:szCs w:val="24"/>
        </w:rPr>
        <w:t xml:space="preserve"> to deals.</w:t>
      </w:r>
    </w:p>
    <w:p w14:paraId="093F4193" w14:textId="77777777" w:rsidR="0029769D" w:rsidRDefault="0029769D" w:rsidP="0029769D">
      <w:pPr>
        <w:pStyle w:val="ListParagraph"/>
        <w:spacing w:after="160" w:line="278" w:lineRule="auto"/>
        <w:rPr>
          <w:sz w:val="24"/>
          <w:szCs w:val="24"/>
        </w:rPr>
      </w:pPr>
    </w:p>
    <w:p w14:paraId="2F2771EA" w14:textId="3BD2F525" w:rsidR="0029769D" w:rsidRPr="00034430" w:rsidRDefault="00AE034E" w:rsidP="00A36649">
      <w:pPr>
        <w:pStyle w:val="ListParagraph"/>
        <w:numPr>
          <w:ilvl w:val="0"/>
          <w:numId w:val="33"/>
        </w:numPr>
        <w:spacing w:after="160" w:line="278" w:lineRule="auto"/>
        <w:rPr>
          <w:sz w:val="24"/>
          <w:szCs w:val="24"/>
          <w:lang w:val="en-IN"/>
        </w:rPr>
      </w:pPr>
      <w:r w:rsidRPr="00034430">
        <w:rPr>
          <w:sz w:val="24"/>
          <w:szCs w:val="24"/>
        </w:rPr>
        <w:t>Personalized Promotions:</w:t>
      </w:r>
    </w:p>
    <w:p w14:paraId="649EC065" w14:textId="69A37CC9" w:rsidR="00AE034E" w:rsidRPr="007853A4" w:rsidRDefault="007853A4" w:rsidP="00A36649">
      <w:pPr>
        <w:pStyle w:val="ListParagraph"/>
        <w:numPr>
          <w:ilvl w:val="0"/>
          <w:numId w:val="35"/>
        </w:numPr>
        <w:spacing w:after="160" w:line="278" w:lineRule="auto"/>
        <w:rPr>
          <w:sz w:val="24"/>
          <w:szCs w:val="24"/>
          <w:lang w:val="en-IN"/>
        </w:rPr>
      </w:pPr>
      <w:r w:rsidRPr="007853A4">
        <w:rPr>
          <w:sz w:val="24"/>
          <w:szCs w:val="24"/>
        </w:rPr>
        <w:t xml:space="preserve">Use customer purchase history to send </w:t>
      </w:r>
      <w:r w:rsidRPr="007853A4">
        <w:rPr>
          <w:b/>
          <w:bCs/>
          <w:sz w:val="24"/>
          <w:szCs w:val="24"/>
        </w:rPr>
        <w:t>customized discount coupons</w:t>
      </w:r>
      <w:r w:rsidRPr="007853A4">
        <w:rPr>
          <w:sz w:val="24"/>
          <w:szCs w:val="24"/>
        </w:rPr>
        <w:t>.</w:t>
      </w:r>
    </w:p>
    <w:p w14:paraId="0F1262D2" w14:textId="1DFC8D4E" w:rsidR="007853A4" w:rsidRPr="00D34BBD" w:rsidRDefault="00D34BBD" w:rsidP="00A36649">
      <w:pPr>
        <w:pStyle w:val="ListParagraph"/>
        <w:numPr>
          <w:ilvl w:val="0"/>
          <w:numId w:val="35"/>
        </w:numPr>
        <w:spacing w:after="160" w:line="278" w:lineRule="auto"/>
        <w:rPr>
          <w:sz w:val="24"/>
          <w:szCs w:val="24"/>
          <w:lang w:val="en-IN"/>
        </w:rPr>
      </w:pPr>
      <w:r w:rsidRPr="00D34BBD">
        <w:rPr>
          <w:sz w:val="24"/>
          <w:szCs w:val="24"/>
        </w:rPr>
        <w:t>Offer bundle deals based on customer preferences.</w:t>
      </w:r>
    </w:p>
    <w:p w14:paraId="454FE663" w14:textId="77777777" w:rsidR="00D34BBD" w:rsidRDefault="00D34BBD" w:rsidP="00D34BBD">
      <w:pPr>
        <w:pStyle w:val="ListParagraph"/>
        <w:spacing w:after="160" w:line="278" w:lineRule="auto"/>
        <w:rPr>
          <w:sz w:val="24"/>
          <w:szCs w:val="24"/>
        </w:rPr>
      </w:pPr>
    </w:p>
    <w:p w14:paraId="1228603C" w14:textId="5001EE16" w:rsidR="00D34BBD" w:rsidRPr="00034430" w:rsidRDefault="00034430" w:rsidP="00A36649">
      <w:pPr>
        <w:pStyle w:val="ListParagraph"/>
        <w:numPr>
          <w:ilvl w:val="0"/>
          <w:numId w:val="33"/>
        </w:numPr>
        <w:spacing w:after="160" w:line="278" w:lineRule="auto"/>
        <w:rPr>
          <w:sz w:val="24"/>
          <w:szCs w:val="24"/>
          <w:lang w:val="en-IN"/>
        </w:rPr>
      </w:pPr>
      <w:r w:rsidRPr="00034430">
        <w:rPr>
          <w:sz w:val="24"/>
          <w:szCs w:val="24"/>
        </w:rPr>
        <w:t>Festive &amp; Event-Based Marketing:</w:t>
      </w:r>
    </w:p>
    <w:p w14:paraId="13A8F2EB" w14:textId="4CD78A68" w:rsidR="00034430" w:rsidRPr="00F97F04" w:rsidRDefault="00F97F04" w:rsidP="00A36649">
      <w:pPr>
        <w:pStyle w:val="ListParagraph"/>
        <w:numPr>
          <w:ilvl w:val="0"/>
          <w:numId w:val="36"/>
        </w:numPr>
        <w:spacing w:after="160" w:line="278" w:lineRule="auto"/>
        <w:rPr>
          <w:sz w:val="24"/>
          <w:szCs w:val="24"/>
          <w:lang w:val="en-IN"/>
        </w:rPr>
      </w:pPr>
      <w:r w:rsidRPr="00F97F04">
        <w:rPr>
          <w:sz w:val="24"/>
          <w:szCs w:val="24"/>
        </w:rPr>
        <w:t xml:space="preserve">Align promotions with </w:t>
      </w:r>
      <w:r w:rsidRPr="00F97F04">
        <w:rPr>
          <w:b/>
          <w:bCs/>
          <w:sz w:val="24"/>
          <w:szCs w:val="24"/>
        </w:rPr>
        <w:t>local festivals or shopping holidays</w:t>
      </w:r>
      <w:r>
        <w:rPr>
          <w:b/>
          <w:bCs/>
          <w:sz w:val="24"/>
          <w:szCs w:val="24"/>
        </w:rPr>
        <w:t>.</w:t>
      </w:r>
    </w:p>
    <w:p w14:paraId="196F2E2B" w14:textId="51838DB3" w:rsidR="00F97F04" w:rsidRPr="001A581E" w:rsidRDefault="00D31151" w:rsidP="00A36649">
      <w:pPr>
        <w:pStyle w:val="ListParagraph"/>
        <w:numPr>
          <w:ilvl w:val="0"/>
          <w:numId w:val="36"/>
        </w:numPr>
        <w:spacing w:after="160" w:line="278" w:lineRule="auto"/>
        <w:rPr>
          <w:sz w:val="24"/>
          <w:szCs w:val="24"/>
          <w:lang w:val="en-IN"/>
        </w:rPr>
      </w:pPr>
      <w:r w:rsidRPr="004167CF">
        <w:rPr>
          <w:sz w:val="24"/>
          <w:szCs w:val="24"/>
          <w:lang w:val="en-IN"/>
        </w:rPr>
        <w:t xml:space="preserve">Like </w:t>
      </w:r>
      <w:r w:rsidR="00F75724" w:rsidRPr="004167CF">
        <w:rPr>
          <w:sz w:val="24"/>
          <w:szCs w:val="24"/>
          <w:lang w:val="en-IN"/>
        </w:rPr>
        <w:t xml:space="preserve">October </w:t>
      </w:r>
      <w:r w:rsidR="00987453" w:rsidRPr="004167CF">
        <w:rPr>
          <w:sz w:val="24"/>
          <w:szCs w:val="24"/>
          <w:lang w:val="en-IN"/>
        </w:rPr>
        <w:t xml:space="preserve">for </w:t>
      </w:r>
      <w:r w:rsidR="00F75724" w:rsidRPr="004167CF">
        <w:rPr>
          <w:sz w:val="24"/>
          <w:szCs w:val="24"/>
        </w:rPr>
        <w:t>Halloween promotions</w:t>
      </w:r>
      <w:r w:rsidR="00987453" w:rsidRPr="004167CF">
        <w:rPr>
          <w:sz w:val="24"/>
          <w:szCs w:val="24"/>
        </w:rPr>
        <w:t>,</w:t>
      </w:r>
      <w:r w:rsidR="001354F2" w:rsidRPr="004167CF">
        <w:rPr>
          <w:sz w:val="24"/>
          <w:szCs w:val="24"/>
        </w:rPr>
        <w:t xml:space="preserve"> November and December</w:t>
      </w:r>
      <w:r w:rsidR="00987453" w:rsidRPr="004167CF">
        <w:rPr>
          <w:sz w:val="24"/>
          <w:szCs w:val="24"/>
        </w:rPr>
        <w:t xml:space="preserve"> </w:t>
      </w:r>
      <w:r w:rsidR="001354F2" w:rsidRPr="004167CF">
        <w:rPr>
          <w:sz w:val="24"/>
          <w:szCs w:val="24"/>
        </w:rPr>
        <w:t>Focusing on Black Friday,</w:t>
      </w:r>
      <w:r w:rsidR="001A581E">
        <w:rPr>
          <w:sz w:val="24"/>
          <w:szCs w:val="24"/>
        </w:rPr>
        <w:t xml:space="preserve"> </w:t>
      </w:r>
      <w:r w:rsidR="00987453" w:rsidRPr="004167CF">
        <w:rPr>
          <w:sz w:val="24"/>
          <w:szCs w:val="24"/>
        </w:rPr>
        <w:t>Diwali</w:t>
      </w:r>
      <w:r w:rsidR="001354F2" w:rsidRPr="004167CF">
        <w:rPr>
          <w:sz w:val="24"/>
          <w:szCs w:val="24"/>
        </w:rPr>
        <w:t xml:space="preserve"> last-minute gift deals, "12 Days of Christmas" offers, gift </w:t>
      </w:r>
      <w:r w:rsidR="001354F2" w:rsidRPr="00580888">
        <w:rPr>
          <w:sz w:val="24"/>
          <w:szCs w:val="24"/>
        </w:rPr>
        <w:t>bundles</w:t>
      </w:r>
    </w:p>
    <w:p w14:paraId="46C4C2AF" w14:textId="77777777" w:rsidR="001A581E" w:rsidRDefault="001A581E" w:rsidP="00FB40AF">
      <w:pPr>
        <w:pStyle w:val="ListParagraph"/>
        <w:spacing w:after="160" w:line="278" w:lineRule="auto"/>
        <w:rPr>
          <w:sz w:val="24"/>
          <w:szCs w:val="24"/>
        </w:rPr>
      </w:pPr>
    </w:p>
    <w:p w14:paraId="1ABB10BE" w14:textId="511D26C3" w:rsidR="0010000D" w:rsidRPr="00587C52" w:rsidRDefault="0010000D" w:rsidP="00A36649">
      <w:pPr>
        <w:pStyle w:val="ListParagraph"/>
        <w:numPr>
          <w:ilvl w:val="0"/>
          <w:numId w:val="33"/>
        </w:numPr>
        <w:spacing w:after="160" w:line="278" w:lineRule="auto"/>
        <w:rPr>
          <w:sz w:val="24"/>
          <w:szCs w:val="24"/>
          <w:lang w:val="en-IN"/>
        </w:rPr>
      </w:pPr>
      <w:r w:rsidRPr="0010000D">
        <w:rPr>
          <w:sz w:val="24"/>
          <w:szCs w:val="24"/>
        </w:rPr>
        <w:lastRenderedPageBreak/>
        <w:t>Referral &amp; Loyalty Programs:</w:t>
      </w:r>
    </w:p>
    <w:p w14:paraId="23BD4201" w14:textId="3355A71C" w:rsidR="00587C52" w:rsidRPr="00C7560F" w:rsidRDefault="00C7560F" w:rsidP="00A36649">
      <w:pPr>
        <w:pStyle w:val="ListParagraph"/>
        <w:numPr>
          <w:ilvl w:val="0"/>
          <w:numId w:val="37"/>
        </w:numPr>
        <w:spacing w:after="160" w:line="278" w:lineRule="auto"/>
        <w:rPr>
          <w:sz w:val="24"/>
          <w:szCs w:val="24"/>
          <w:lang w:val="en-IN"/>
        </w:rPr>
      </w:pPr>
      <w:r w:rsidRPr="00C7560F">
        <w:rPr>
          <w:sz w:val="24"/>
          <w:szCs w:val="24"/>
        </w:rPr>
        <w:t xml:space="preserve">Encourage existing customers to </w:t>
      </w:r>
      <w:r w:rsidRPr="00C7560F">
        <w:rPr>
          <w:b/>
          <w:bCs/>
          <w:sz w:val="24"/>
          <w:szCs w:val="24"/>
        </w:rPr>
        <w:t>refer friends</w:t>
      </w:r>
      <w:r w:rsidRPr="00C7560F">
        <w:rPr>
          <w:sz w:val="24"/>
          <w:szCs w:val="24"/>
        </w:rPr>
        <w:t xml:space="preserve"> with referral discounts.</w:t>
      </w:r>
    </w:p>
    <w:p w14:paraId="1BB83470" w14:textId="49E6FAF7" w:rsidR="00CD5AD3" w:rsidRPr="00772563" w:rsidRDefault="00853CD8" w:rsidP="00A36649">
      <w:pPr>
        <w:pStyle w:val="ListParagraph"/>
        <w:numPr>
          <w:ilvl w:val="0"/>
          <w:numId w:val="37"/>
        </w:numPr>
        <w:spacing w:after="160" w:line="278" w:lineRule="auto"/>
        <w:rPr>
          <w:sz w:val="24"/>
          <w:szCs w:val="24"/>
          <w:lang w:val="en-IN"/>
        </w:rPr>
      </w:pPr>
      <w:r w:rsidRPr="00853CD8">
        <w:rPr>
          <w:sz w:val="24"/>
          <w:szCs w:val="24"/>
        </w:rPr>
        <w:t>Offer loyalty points redeemable in the next purchase.</w:t>
      </w:r>
    </w:p>
    <w:p w14:paraId="0C91A429" w14:textId="4638A99B" w:rsidR="005D5F21" w:rsidRPr="005D5F21" w:rsidRDefault="00C2219A" w:rsidP="00A36649">
      <w:pPr>
        <w:widowControl w:val="0"/>
        <w:numPr>
          <w:ilvl w:val="0"/>
          <w:numId w:val="2"/>
        </w:numPr>
        <w:spacing w:before="200" w:line="273" w:lineRule="auto"/>
        <w:rPr>
          <w:color w:val="005E00"/>
          <w:sz w:val="24"/>
          <w:szCs w:val="24"/>
        </w:rPr>
      </w:pPr>
      <w:r w:rsidRPr="00DC6445">
        <w:rPr>
          <w:color w:val="005E00"/>
          <w:sz w:val="24"/>
          <w:szCs w:val="24"/>
        </w:rPr>
        <w:t>Identify which products may require increased marketing efforts. Which items have high prices yet underperform in sales?</w:t>
      </w:r>
    </w:p>
    <w:p w14:paraId="45EF0538" w14:textId="35B24BAB" w:rsidR="009E4587" w:rsidRPr="009E4587" w:rsidRDefault="009E4587" w:rsidP="009E4587">
      <w:pPr>
        <w:widowControl w:val="0"/>
        <w:spacing w:before="200" w:line="273" w:lineRule="auto"/>
        <w:ind w:left="502"/>
        <w:rPr>
          <w:sz w:val="24"/>
          <w:szCs w:val="24"/>
          <w:lang w:val="en-IN"/>
        </w:rPr>
      </w:pPr>
      <w:r w:rsidRPr="009E4587">
        <w:rPr>
          <w:noProof/>
          <w:sz w:val="24"/>
          <w:szCs w:val="24"/>
          <w:lang w:val="en-IN"/>
        </w:rPr>
        <w:drawing>
          <wp:inline distT="0" distB="0" distL="0" distR="0" wp14:anchorId="46BC6EAF" wp14:editId="4FEAFBD6">
            <wp:extent cx="5160645" cy="1939636"/>
            <wp:effectExtent l="0" t="0" r="1905" b="3810"/>
            <wp:docPr id="1201593031" name="Picture 39"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93031" name="Picture 39" descr="A graph on a screen&#10;&#10;Description automatically generated"/>
                    <pic:cNvPicPr>
                      <a:picLocks noChangeAspect="1" noChangeArrowheads="1"/>
                    </pic:cNvPicPr>
                  </pic:nvPicPr>
                  <pic:blipFill rotWithShape="1">
                    <a:blip r:embed="rId35">
                      <a:extLst>
                        <a:ext uri="{28A0092B-C50C-407E-A947-70E740481C1C}">
                          <a14:useLocalDpi xmlns:a14="http://schemas.microsoft.com/office/drawing/2010/main" val="0"/>
                        </a:ext>
                      </a:extLst>
                    </a:blip>
                    <a:srcRect b="1266"/>
                    <a:stretch/>
                  </pic:blipFill>
                  <pic:spPr bwMode="auto">
                    <a:xfrm>
                      <a:off x="0" y="0"/>
                      <a:ext cx="5198845" cy="1953994"/>
                    </a:xfrm>
                    <a:prstGeom prst="rect">
                      <a:avLst/>
                    </a:prstGeom>
                    <a:noFill/>
                    <a:ln>
                      <a:noFill/>
                    </a:ln>
                    <a:extLst>
                      <a:ext uri="{53640926-AAD7-44D8-BBD7-CCE9431645EC}">
                        <a14:shadowObscured xmlns:a14="http://schemas.microsoft.com/office/drawing/2010/main"/>
                      </a:ext>
                    </a:extLst>
                  </pic:spPr>
                </pic:pic>
              </a:graphicData>
            </a:graphic>
          </wp:inline>
        </w:drawing>
      </w:r>
    </w:p>
    <w:p w14:paraId="3E71A5B5" w14:textId="43D7CD0D" w:rsidR="00C2520E" w:rsidRDefault="00C2520E" w:rsidP="00C2520E">
      <w:pPr>
        <w:widowControl w:val="0"/>
        <w:spacing w:before="200" w:line="273" w:lineRule="auto"/>
        <w:ind w:left="502"/>
        <w:rPr>
          <w:sz w:val="24"/>
          <w:szCs w:val="24"/>
          <w:lang w:val="en-IN"/>
        </w:rPr>
      </w:pPr>
      <w:r w:rsidRPr="00C2520E">
        <w:rPr>
          <w:noProof/>
          <w:sz w:val="24"/>
          <w:szCs w:val="24"/>
          <w:lang w:val="en-IN"/>
        </w:rPr>
        <w:drawing>
          <wp:inline distT="0" distB="0" distL="0" distR="0" wp14:anchorId="125ABF82" wp14:editId="3C369E2A">
            <wp:extent cx="5733415" cy="2167890"/>
            <wp:effectExtent l="0" t="0" r="635" b="3810"/>
            <wp:docPr id="123252609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31" cy="2168123"/>
                    </a:xfrm>
                    <a:prstGeom prst="rect">
                      <a:avLst/>
                    </a:prstGeom>
                    <a:noFill/>
                    <a:ln>
                      <a:noFill/>
                    </a:ln>
                  </pic:spPr>
                </pic:pic>
              </a:graphicData>
            </a:graphic>
          </wp:inline>
        </w:drawing>
      </w:r>
    </w:p>
    <w:p w14:paraId="01F2AFD3" w14:textId="05E52BF7" w:rsidR="00271D7A" w:rsidRPr="00C2520E" w:rsidRDefault="000E4AAE" w:rsidP="00C2520E">
      <w:pPr>
        <w:widowControl w:val="0"/>
        <w:spacing w:before="200" w:line="273" w:lineRule="auto"/>
        <w:ind w:left="502"/>
        <w:rPr>
          <w:b/>
          <w:bCs/>
          <w:sz w:val="24"/>
          <w:szCs w:val="24"/>
          <w:u w:val="single"/>
          <w:lang w:val="en-IN"/>
        </w:rPr>
      </w:pPr>
      <w:r w:rsidRPr="000E4AAE">
        <w:rPr>
          <w:b/>
          <w:bCs/>
          <w:sz w:val="24"/>
          <w:szCs w:val="24"/>
          <w:u w:val="single"/>
          <w:lang w:val="en-IN"/>
        </w:rPr>
        <w:t>Insight:</w:t>
      </w:r>
    </w:p>
    <w:p w14:paraId="717F663B" w14:textId="50CEACCB" w:rsidR="00271D7A" w:rsidRPr="00271D7A" w:rsidRDefault="00271D7A" w:rsidP="00A36649">
      <w:pPr>
        <w:pStyle w:val="ListParagraph"/>
        <w:numPr>
          <w:ilvl w:val="0"/>
          <w:numId w:val="39"/>
        </w:numPr>
        <w:spacing w:after="160" w:line="278" w:lineRule="auto"/>
        <w:rPr>
          <w:sz w:val="24"/>
          <w:szCs w:val="24"/>
        </w:rPr>
      </w:pPr>
      <w:r w:rsidRPr="00271D7A">
        <w:rPr>
          <w:sz w:val="24"/>
          <w:szCs w:val="24"/>
        </w:rPr>
        <w:t xml:space="preserve">After analysing the product performance data, two items stand out as having high </w:t>
      </w:r>
      <w:r w:rsidR="0008716E" w:rsidRPr="00271D7A">
        <w:rPr>
          <w:sz w:val="24"/>
          <w:szCs w:val="24"/>
        </w:rPr>
        <w:t>prices,</w:t>
      </w:r>
      <w:r w:rsidRPr="00271D7A">
        <w:rPr>
          <w:sz w:val="24"/>
          <w:szCs w:val="24"/>
        </w:rPr>
        <w:t xml:space="preserve"> but underperforming sales as shown in above references.</w:t>
      </w:r>
    </w:p>
    <w:p w14:paraId="6D0DEE09" w14:textId="77777777" w:rsidR="001D09F5" w:rsidRPr="0008716E" w:rsidRDefault="001D09F5" w:rsidP="00A36649">
      <w:pPr>
        <w:pStyle w:val="ListParagraph"/>
        <w:numPr>
          <w:ilvl w:val="0"/>
          <w:numId w:val="39"/>
        </w:numPr>
        <w:spacing w:after="160" w:line="278" w:lineRule="auto"/>
        <w:rPr>
          <w:sz w:val="24"/>
          <w:szCs w:val="24"/>
        </w:rPr>
      </w:pPr>
      <w:r w:rsidRPr="0008716E">
        <w:rPr>
          <w:sz w:val="24"/>
          <w:szCs w:val="24"/>
        </w:rPr>
        <w:t>These two products are priced higher than most competitors in its category but has not shown strong sales figures. It is possible that customers perceive it as overpriced or are unaware of its value proposition.</w:t>
      </w:r>
    </w:p>
    <w:p w14:paraId="1CB85AD4" w14:textId="77777777" w:rsidR="00C61F51" w:rsidRDefault="0008716E" w:rsidP="00A36649">
      <w:pPr>
        <w:pStyle w:val="ListParagraph"/>
        <w:numPr>
          <w:ilvl w:val="0"/>
          <w:numId w:val="39"/>
        </w:numPr>
        <w:spacing w:after="160" w:line="278" w:lineRule="auto"/>
        <w:rPr>
          <w:sz w:val="24"/>
          <w:szCs w:val="24"/>
        </w:rPr>
      </w:pPr>
      <w:r w:rsidRPr="0008716E">
        <w:rPr>
          <w:sz w:val="24"/>
          <w:szCs w:val="24"/>
        </w:rPr>
        <w:t>This combination suggests that these products may benefit from targeted marketing interventions to drive demand and justify their pricing.</w:t>
      </w:r>
    </w:p>
    <w:p w14:paraId="765E47D6" w14:textId="2564CBB2" w:rsidR="00286F6D" w:rsidRPr="00C61F51" w:rsidRDefault="00286F6D" w:rsidP="00C61F51">
      <w:pPr>
        <w:spacing w:after="160" w:line="278" w:lineRule="auto"/>
        <w:ind w:left="360"/>
        <w:rPr>
          <w:sz w:val="24"/>
          <w:szCs w:val="24"/>
        </w:rPr>
      </w:pPr>
      <w:r w:rsidRPr="00C61F51">
        <w:rPr>
          <w:b/>
          <w:bCs/>
          <w:sz w:val="24"/>
          <w:szCs w:val="24"/>
          <w:u w:val="single"/>
        </w:rPr>
        <w:t>Targeted Marketing Strategies</w:t>
      </w:r>
    </w:p>
    <w:p w14:paraId="3B36AB20" w14:textId="217012D8" w:rsidR="00286F6D" w:rsidRPr="00432339" w:rsidRDefault="00F63C0B" w:rsidP="00A36649">
      <w:pPr>
        <w:pStyle w:val="ListParagraph"/>
        <w:widowControl w:val="0"/>
        <w:numPr>
          <w:ilvl w:val="0"/>
          <w:numId w:val="39"/>
        </w:numPr>
        <w:spacing w:before="200" w:line="273" w:lineRule="auto"/>
        <w:rPr>
          <w:sz w:val="24"/>
          <w:szCs w:val="24"/>
        </w:rPr>
      </w:pPr>
      <w:r w:rsidRPr="00432339">
        <w:rPr>
          <w:sz w:val="24"/>
          <w:szCs w:val="24"/>
        </w:rPr>
        <w:t>Offer limited-time price drops or bundled discounts with related items.</w:t>
      </w:r>
    </w:p>
    <w:p w14:paraId="3163108A" w14:textId="2F2E2D3A" w:rsidR="00F63C0B" w:rsidRPr="00432339" w:rsidRDefault="00147BCC" w:rsidP="00A36649">
      <w:pPr>
        <w:pStyle w:val="ListParagraph"/>
        <w:widowControl w:val="0"/>
        <w:numPr>
          <w:ilvl w:val="0"/>
          <w:numId w:val="39"/>
        </w:numPr>
        <w:spacing w:before="200" w:line="273" w:lineRule="auto"/>
        <w:rPr>
          <w:sz w:val="24"/>
          <w:szCs w:val="24"/>
        </w:rPr>
      </w:pPr>
      <w:r w:rsidRPr="00432339">
        <w:rPr>
          <w:sz w:val="24"/>
          <w:szCs w:val="24"/>
        </w:rPr>
        <w:t>Use data-driven targeted ads on Amazon, social media, and email campaigns.</w:t>
      </w:r>
    </w:p>
    <w:p w14:paraId="691BC788" w14:textId="1CEE2F8D" w:rsidR="00147BCC" w:rsidRPr="00432339" w:rsidRDefault="00950FE4" w:rsidP="00A36649">
      <w:pPr>
        <w:pStyle w:val="ListParagraph"/>
        <w:widowControl w:val="0"/>
        <w:numPr>
          <w:ilvl w:val="0"/>
          <w:numId w:val="39"/>
        </w:numPr>
        <w:spacing w:before="200" w:line="273" w:lineRule="auto"/>
        <w:rPr>
          <w:sz w:val="24"/>
          <w:szCs w:val="24"/>
        </w:rPr>
      </w:pPr>
      <w:r w:rsidRPr="00432339">
        <w:rPr>
          <w:sz w:val="24"/>
          <w:szCs w:val="24"/>
        </w:rPr>
        <w:t>Partner with influencers to showcase product value.</w:t>
      </w:r>
    </w:p>
    <w:p w14:paraId="004E3319" w14:textId="77777777" w:rsidR="00432339" w:rsidRDefault="00432339" w:rsidP="00A36649">
      <w:pPr>
        <w:pStyle w:val="ListParagraph"/>
        <w:numPr>
          <w:ilvl w:val="0"/>
          <w:numId w:val="39"/>
        </w:numPr>
        <w:spacing w:after="160" w:line="278" w:lineRule="auto"/>
        <w:rPr>
          <w:sz w:val="28"/>
          <w:szCs w:val="28"/>
        </w:rPr>
      </w:pPr>
      <w:r w:rsidRPr="00432339">
        <w:rPr>
          <w:sz w:val="24"/>
          <w:szCs w:val="24"/>
        </w:rPr>
        <w:lastRenderedPageBreak/>
        <w:t>Revisit the pricing strategy. If this product is priced similarly to competitors but lacks distinct advantages, adjusting the price slightly or improving its features may help boost sales.</w:t>
      </w:r>
    </w:p>
    <w:p w14:paraId="039F8F16" w14:textId="77777777" w:rsidR="00950FE4" w:rsidRPr="00286F6D" w:rsidRDefault="00950FE4" w:rsidP="000E4AAE">
      <w:pPr>
        <w:pStyle w:val="ListParagraph"/>
        <w:widowControl w:val="0"/>
        <w:spacing w:before="200" w:line="273" w:lineRule="auto"/>
        <w:rPr>
          <w:b/>
          <w:bCs/>
          <w:sz w:val="24"/>
          <w:szCs w:val="24"/>
          <w:u w:val="single"/>
        </w:rPr>
      </w:pPr>
    </w:p>
    <w:p w14:paraId="00000025" w14:textId="77777777" w:rsidR="000C6BF3" w:rsidRDefault="00C2219A" w:rsidP="00A36649">
      <w:pPr>
        <w:widowControl w:val="0"/>
        <w:numPr>
          <w:ilvl w:val="0"/>
          <w:numId w:val="2"/>
        </w:numPr>
        <w:spacing w:before="200" w:line="273" w:lineRule="auto"/>
        <w:rPr>
          <w:color w:val="005E00"/>
          <w:sz w:val="24"/>
          <w:szCs w:val="24"/>
        </w:rPr>
      </w:pPr>
      <w:r w:rsidRPr="00DC6445">
        <w:rPr>
          <w:color w:val="005E00"/>
          <w:sz w:val="24"/>
          <w:szCs w:val="24"/>
        </w:rPr>
        <w:t>Assess which products should have discounts. How can targeted incentives drive sales and customer loyalty for specific products?</w:t>
      </w:r>
    </w:p>
    <w:p w14:paraId="1B1E4B84" w14:textId="658B7E79" w:rsidR="00B636E3" w:rsidRDefault="00092F50" w:rsidP="00B636E3">
      <w:pPr>
        <w:widowControl w:val="0"/>
        <w:spacing w:before="200" w:line="273" w:lineRule="auto"/>
        <w:ind w:left="502"/>
        <w:rPr>
          <w:color w:val="005E00"/>
          <w:sz w:val="24"/>
          <w:szCs w:val="24"/>
        </w:rPr>
      </w:pPr>
      <w:r w:rsidRPr="009E4587">
        <w:rPr>
          <w:noProof/>
          <w:sz w:val="24"/>
          <w:szCs w:val="24"/>
          <w:lang w:val="en-IN"/>
        </w:rPr>
        <w:drawing>
          <wp:inline distT="0" distB="0" distL="0" distR="0" wp14:anchorId="337FC47F" wp14:editId="47A1FC20">
            <wp:extent cx="5160645" cy="1939636"/>
            <wp:effectExtent l="0" t="0" r="1905" b="3810"/>
            <wp:docPr id="632630858" name="Picture 39"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93031" name="Picture 39" descr="A graph on a screen&#10;&#10;Description automatically generated"/>
                    <pic:cNvPicPr>
                      <a:picLocks noChangeAspect="1" noChangeArrowheads="1"/>
                    </pic:cNvPicPr>
                  </pic:nvPicPr>
                  <pic:blipFill rotWithShape="1">
                    <a:blip r:embed="rId35">
                      <a:extLst>
                        <a:ext uri="{28A0092B-C50C-407E-A947-70E740481C1C}">
                          <a14:useLocalDpi xmlns:a14="http://schemas.microsoft.com/office/drawing/2010/main" val="0"/>
                        </a:ext>
                      </a:extLst>
                    </a:blip>
                    <a:srcRect b="1266"/>
                    <a:stretch/>
                  </pic:blipFill>
                  <pic:spPr bwMode="auto">
                    <a:xfrm>
                      <a:off x="0" y="0"/>
                      <a:ext cx="5198845" cy="1953994"/>
                    </a:xfrm>
                    <a:prstGeom prst="rect">
                      <a:avLst/>
                    </a:prstGeom>
                    <a:noFill/>
                    <a:ln>
                      <a:noFill/>
                    </a:ln>
                    <a:extLst>
                      <a:ext uri="{53640926-AAD7-44D8-BBD7-CCE9431645EC}">
                        <a14:shadowObscured xmlns:a14="http://schemas.microsoft.com/office/drawing/2010/main"/>
                      </a:ext>
                    </a:extLst>
                  </pic:spPr>
                </pic:pic>
              </a:graphicData>
            </a:graphic>
          </wp:inline>
        </w:drawing>
      </w:r>
    </w:p>
    <w:p w14:paraId="55FD0BC4" w14:textId="7D9BF3FC" w:rsidR="00092F50" w:rsidRDefault="00092F50" w:rsidP="00B636E3">
      <w:pPr>
        <w:widowControl w:val="0"/>
        <w:spacing w:before="200" w:line="273" w:lineRule="auto"/>
        <w:ind w:left="502"/>
        <w:rPr>
          <w:color w:val="005E00"/>
          <w:sz w:val="24"/>
          <w:szCs w:val="24"/>
        </w:rPr>
      </w:pPr>
      <w:r w:rsidRPr="00C2520E">
        <w:rPr>
          <w:noProof/>
          <w:sz w:val="24"/>
          <w:szCs w:val="24"/>
          <w:lang w:val="en-IN"/>
        </w:rPr>
        <w:drawing>
          <wp:inline distT="0" distB="0" distL="0" distR="0" wp14:anchorId="62EC0B0C" wp14:editId="75874F2D">
            <wp:extent cx="5118342" cy="1935322"/>
            <wp:effectExtent l="0" t="0" r="6350" b="8255"/>
            <wp:docPr id="304748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65437" cy="1953129"/>
                    </a:xfrm>
                    <a:prstGeom prst="rect">
                      <a:avLst/>
                    </a:prstGeom>
                    <a:noFill/>
                    <a:ln>
                      <a:noFill/>
                    </a:ln>
                  </pic:spPr>
                </pic:pic>
              </a:graphicData>
            </a:graphic>
          </wp:inline>
        </w:drawing>
      </w:r>
    </w:p>
    <w:p w14:paraId="50086E70" w14:textId="77777777" w:rsidR="00E72F41" w:rsidRDefault="00E72F41" w:rsidP="00E72F41">
      <w:pPr>
        <w:rPr>
          <w:b/>
          <w:bCs/>
          <w:sz w:val="24"/>
          <w:szCs w:val="24"/>
          <w:u w:val="single"/>
        </w:rPr>
      </w:pPr>
    </w:p>
    <w:p w14:paraId="588774C8" w14:textId="545E050C" w:rsidR="00E72F41" w:rsidRPr="00632089" w:rsidRDefault="00E72F41" w:rsidP="00E72F41">
      <w:pPr>
        <w:rPr>
          <w:b/>
          <w:bCs/>
          <w:sz w:val="24"/>
          <w:szCs w:val="24"/>
          <w:u w:val="single"/>
        </w:rPr>
      </w:pPr>
      <w:r w:rsidRPr="00632089">
        <w:rPr>
          <w:b/>
          <w:bCs/>
          <w:sz w:val="24"/>
          <w:szCs w:val="24"/>
        </w:rPr>
        <w:t xml:space="preserve">     </w:t>
      </w:r>
      <w:r w:rsidRPr="00632089">
        <w:rPr>
          <w:b/>
          <w:bCs/>
          <w:sz w:val="24"/>
          <w:szCs w:val="24"/>
          <w:u w:val="single"/>
        </w:rPr>
        <w:t>Insights:</w:t>
      </w:r>
    </w:p>
    <w:p w14:paraId="0A0ADA22" w14:textId="77777777" w:rsidR="00247A1D" w:rsidRPr="00632089" w:rsidRDefault="00247A1D" w:rsidP="00A36649">
      <w:pPr>
        <w:pStyle w:val="ListParagraph"/>
        <w:numPr>
          <w:ilvl w:val="0"/>
          <w:numId w:val="40"/>
        </w:numPr>
        <w:spacing w:after="160" w:line="278" w:lineRule="auto"/>
        <w:rPr>
          <w:b/>
          <w:bCs/>
          <w:sz w:val="24"/>
          <w:szCs w:val="24"/>
        </w:rPr>
      </w:pPr>
      <w:r w:rsidRPr="00632089">
        <w:rPr>
          <w:sz w:val="24"/>
          <w:szCs w:val="24"/>
        </w:rPr>
        <w:t xml:space="preserve">As shown in above figure, we have 2 products </w:t>
      </w:r>
      <w:proofErr w:type="spellStart"/>
      <w:r w:rsidRPr="00632089">
        <w:rPr>
          <w:sz w:val="24"/>
          <w:szCs w:val="24"/>
        </w:rPr>
        <w:t>i.e</w:t>
      </w:r>
      <w:proofErr w:type="spellEnd"/>
    </w:p>
    <w:p w14:paraId="0AEA73FC" w14:textId="6C274C82" w:rsidR="00092F50" w:rsidRPr="00632089" w:rsidRDefault="00247A1D" w:rsidP="00247A1D">
      <w:pPr>
        <w:pStyle w:val="ListParagraph"/>
        <w:ind w:left="1080"/>
        <w:rPr>
          <w:sz w:val="24"/>
          <w:szCs w:val="24"/>
        </w:rPr>
      </w:pPr>
      <w:r w:rsidRPr="00632089">
        <w:rPr>
          <w:sz w:val="24"/>
          <w:szCs w:val="24"/>
        </w:rPr>
        <w:t xml:space="preserve">Canon EOS 60D DSLR Camera Bundle-18-55mm lens-Black and </w:t>
      </w:r>
      <w:proofErr w:type="spellStart"/>
      <w:r w:rsidRPr="00632089">
        <w:rPr>
          <w:sz w:val="24"/>
          <w:szCs w:val="24"/>
        </w:rPr>
        <w:t>Infinix</w:t>
      </w:r>
      <w:proofErr w:type="spellEnd"/>
      <w:r w:rsidRPr="00632089">
        <w:rPr>
          <w:sz w:val="24"/>
          <w:szCs w:val="24"/>
        </w:rPr>
        <w:t xml:space="preserve"> Smart HD X612(2021)-32GB-2GB RAM- Black, where sales are high in price and less in order quantity.</w:t>
      </w:r>
    </w:p>
    <w:p w14:paraId="033A0E8A" w14:textId="77777777" w:rsidR="00E2798F" w:rsidRPr="00632089" w:rsidRDefault="00E2798F" w:rsidP="00A36649">
      <w:pPr>
        <w:pStyle w:val="ListParagraph"/>
        <w:numPr>
          <w:ilvl w:val="0"/>
          <w:numId w:val="40"/>
        </w:numPr>
        <w:spacing w:after="160" w:line="278" w:lineRule="auto"/>
        <w:rPr>
          <w:sz w:val="24"/>
          <w:szCs w:val="24"/>
        </w:rPr>
      </w:pPr>
      <w:r w:rsidRPr="00632089">
        <w:rPr>
          <w:sz w:val="24"/>
          <w:szCs w:val="24"/>
        </w:rPr>
        <w:t xml:space="preserve">Products with a high price tag but low quantity volume can be seen as too expensive by customers. Offering a targeted discount can help make these products more appealing to buyers who might hesitate to pay full price. </w:t>
      </w:r>
    </w:p>
    <w:p w14:paraId="6714CBE2" w14:textId="21854A73" w:rsidR="00247A1D" w:rsidRDefault="00087A0B" w:rsidP="00087A0B">
      <w:pPr>
        <w:rPr>
          <w:sz w:val="24"/>
          <w:szCs w:val="24"/>
          <w:u w:val="single"/>
        </w:rPr>
      </w:pPr>
      <w:r>
        <w:rPr>
          <w:sz w:val="28"/>
          <w:szCs w:val="28"/>
        </w:rPr>
        <w:t xml:space="preserve">   </w:t>
      </w:r>
      <w:r w:rsidRPr="00087A0B">
        <w:rPr>
          <w:sz w:val="24"/>
          <w:szCs w:val="24"/>
          <w:u w:val="single"/>
        </w:rPr>
        <w:t>Recommendation</w:t>
      </w:r>
      <w:r>
        <w:rPr>
          <w:sz w:val="24"/>
          <w:szCs w:val="24"/>
          <w:u w:val="single"/>
        </w:rPr>
        <w:t>:</w:t>
      </w:r>
    </w:p>
    <w:p w14:paraId="4F98CA73" w14:textId="77777777" w:rsidR="007A4337" w:rsidRPr="00632089" w:rsidRDefault="007A4337" w:rsidP="00A36649">
      <w:pPr>
        <w:pStyle w:val="ListParagraph"/>
        <w:numPr>
          <w:ilvl w:val="0"/>
          <w:numId w:val="40"/>
        </w:numPr>
        <w:spacing w:after="160" w:line="278" w:lineRule="auto"/>
        <w:rPr>
          <w:sz w:val="24"/>
          <w:szCs w:val="24"/>
        </w:rPr>
      </w:pPr>
      <w:r w:rsidRPr="00632089">
        <w:rPr>
          <w:sz w:val="24"/>
          <w:szCs w:val="24"/>
        </w:rPr>
        <w:t>Targeted incentives, like time-limited offers or exclusive deals, create a sense of urgency, motivating customers to buy now.</w:t>
      </w:r>
    </w:p>
    <w:p w14:paraId="47FAC987" w14:textId="77777777" w:rsidR="00186A55" w:rsidRPr="00632089" w:rsidRDefault="00186A55" w:rsidP="00A36649">
      <w:pPr>
        <w:pStyle w:val="ListParagraph"/>
        <w:numPr>
          <w:ilvl w:val="0"/>
          <w:numId w:val="40"/>
        </w:numPr>
        <w:spacing w:after="160" w:line="278" w:lineRule="auto"/>
        <w:rPr>
          <w:sz w:val="24"/>
          <w:szCs w:val="24"/>
        </w:rPr>
      </w:pPr>
      <w:r w:rsidRPr="00632089">
        <w:rPr>
          <w:sz w:val="24"/>
          <w:szCs w:val="24"/>
        </w:rPr>
        <w:t>Offering discounts to customer preferences or purchase history can encourage hesitant buyers to make a purchase.</w:t>
      </w:r>
    </w:p>
    <w:p w14:paraId="59B8CE3E" w14:textId="75130645" w:rsidR="00087A0B" w:rsidRPr="00632089" w:rsidRDefault="00D61ED3" w:rsidP="00A36649">
      <w:pPr>
        <w:pStyle w:val="ListParagraph"/>
        <w:numPr>
          <w:ilvl w:val="0"/>
          <w:numId w:val="40"/>
        </w:numPr>
        <w:rPr>
          <w:sz w:val="24"/>
          <w:szCs w:val="24"/>
        </w:rPr>
      </w:pPr>
      <w:r w:rsidRPr="00632089">
        <w:rPr>
          <w:sz w:val="24"/>
          <w:szCs w:val="24"/>
        </w:rPr>
        <w:lastRenderedPageBreak/>
        <w:t>Give welcome discounts to encourage future purchases.</w:t>
      </w:r>
    </w:p>
    <w:p w14:paraId="243E6F5F" w14:textId="77777777" w:rsidR="005E58E8" w:rsidRDefault="00C2219A" w:rsidP="00A36649">
      <w:pPr>
        <w:widowControl w:val="0"/>
        <w:numPr>
          <w:ilvl w:val="0"/>
          <w:numId w:val="2"/>
        </w:numPr>
        <w:spacing w:before="200" w:line="273" w:lineRule="auto"/>
        <w:rPr>
          <w:color w:val="005E00"/>
          <w:sz w:val="24"/>
          <w:szCs w:val="24"/>
        </w:rPr>
      </w:pPr>
      <w:r w:rsidRPr="00DC6445">
        <w:rPr>
          <w:color w:val="005E00"/>
          <w:sz w:val="24"/>
          <w:szCs w:val="24"/>
        </w:rPr>
        <w:t xml:space="preserve">Come up with a loyalty program to benefit the company’s customers. From the available lot of customers come up with strategies to bucket them and provide benefits under different loyalty programs. </w:t>
      </w:r>
    </w:p>
    <w:p w14:paraId="3B75EBD1" w14:textId="77777777" w:rsidR="005F13DF" w:rsidRDefault="00400120" w:rsidP="005F13DF">
      <w:pPr>
        <w:widowControl w:val="0"/>
        <w:spacing w:before="200" w:line="273" w:lineRule="auto"/>
        <w:ind w:left="502"/>
        <w:rPr>
          <w:color w:val="005E00"/>
          <w:sz w:val="24"/>
          <w:szCs w:val="24"/>
        </w:rPr>
      </w:pPr>
      <w:r w:rsidRPr="005E58E8">
        <w:rPr>
          <w:sz w:val="24"/>
          <w:szCs w:val="24"/>
        </w:rPr>
        <w:t xml:space="preserve">The goal of this </w:t>
      </w:r>
      <w:r w:rsidRPr="005E58E8">
        <w:rPr>
          <w:b/>
          <w:bCs/>
          <w:sz w:val="24"/>
          <w:szCs w:val="24"/>
        </w:rPr>
        <w:t>loyalty program</w:t>
      </w:r>
      <w:r w:rsidRPr="005E58E8">
        <w:rPr>
          <w:sz w:val="24"/>
          <w:szCs w:val="24"/>
        </w:rPr>
        <w:t xml:space="preserve"> is to </w:t>
      </w:r>
      <w:r w:rsidRPr="005E58E8">
        <w:rPr>
          <w:b/>
          <w:bCs/>
          <w:sz w:val="24"/>
          <w:szCs w:val="24"/>
        </w:rPr>
        <w:t>increase customer retention, boost repeat purchases, and enhance customer satisfaction</w:t>
      </w:r>
      <w:r w:rsidRPr="005E58E8">
        <w:rPr>
          <w:sz w:val="24"/>
          <w:szCs w:val="24"/>
        </w:rPr>
        <w:t xml:space="preserve"> by offering tailored </w:t>
      </w:r>
      <w:r w:rsidR="00DE0FF9" w:rsidRPr="005E58E8">
        <w:rPr>
          <w:sz w:val="24"/>
          <w:szCs w:val="24"/>
        </w:rPr>
        <w:t>benefits. To</w:t>
      </w:r>
      <w:r w:rsidR="00D76FD8" w:rsidRPr="005E58E8">
        <w:rPr>
          <w:sz w:val="24"/>
          <w:szCs w:val="24"/>
        </w:rPr>
        <w:t xml:space="preserve"> do this, create</w:t>
      </w:r>
      <w:r w:rsidR="009A2A36" w:rsidRPr="005E58E8">
        <w:rPr>
          <w:sz w:val="24"/>
          <w:szCs w:val="24"/>
        </w:rPr>
        <w:t>d</w:t>
      </w:r>
      <w:r w:rsidR="00D76FD8" w:rsidRPr="005E58E8">
        <w:rPr>
          <w:sz w:val="24"/>
          <w:szCs w:val="24"/>
        </w:rPr>
        <w:t xml:space="preserve"> different loyalty tiers based on purchase </w:t>
      </w:r>
      <w:r w:rsidR="009A2A36" w:rsidRPr="005E58E8">
        <w:rPr>
          <w:sz w:val="24"/>
          <w:szCs w:val="24"/>
        </w:rPr>
        <w:t>behaviour</w:t>
      </w:r>
      <w:r w:rsidR="00D76FD8" w:rsidRPr="005E58E8">
        <w:rPr>
          <w:sz w:val="24"/>
          <w:szCs w:val="24"/>
        </w:rPr>
        <w:t>.</w:t>
      </w:r>
    </w:p>
    <w:p w14:paraId="22664B60" w14:textId="32CE9D51" w:rsidR="009A2A36" w:rsidRPr="005F13DF" w:rsidRDefault="00A7047A" w:rsidP="005F13DF">
      <w:pPr>
        <w:widowControl w:val="0"/>
        <w:spacing w:before="200" w:line="273" w:lineRule="auto"/>
        <w:ind w:left="502"/>
        <w:rPr>
          <w:color w:val="005E00"/>
          <w:sz w:val="24"/>
          <w:szCs w:val="24"/>
        </w:rPr>
      </w:pPr>
      <w:r w:rsidRPr="00A7047A">
        <w:rPr>
          <w:sz w:val="24"/>
          <w:szCs w:val="24"/>
        </w:rPr>
        <w:t xml:space="preserve">To </w:t>
      </w:r>
      <w:r w:rsidRPr="00A7047A">
        <w:rPr>
          <w:b/>
          <w:bCs/>
          <w:sz w:val="24"/>
          <w:szCs w:val="24"/>
        </w:rPr>
        <w:t>categorize customers</w:t>
      </w:r>
      <w:r w:rsidRPr="00A7047A">
        <w:rPr>
          <w:sz w:val="24"/>
          <w:szCs w:val="24"/>
        </w:rPr>
        <w:t>,</w:t>
      </w:r>
      <w:r w:rsidR="00E15402">
        <w:rPr>
          <w:sz w:val="24"/>
          <w:szCs w:val="24"/>
        </w:rPr>
        <w:t xml:space="preserve"> </w:t>
      </w:r>
      <w:r w:rsidRPr="00A7047A">
        <w:rPr>
          <w:sz w:val="24"/>
          <w:szCs w:val="24"/>
        </w:rPr>
        <w:t>use</w:t>
      </w:r>
      <w:r w:rsidR="00E15402">
        <w:rPr>
          <w:sz w:val="24"/>
          <w:szCs w:val="24"/>
        </w:rPr>
        <w:t>d</w:t>
      </w:r>
      <w:r w:rsidRPr="00A7047A">
        <w:rPr>
          <w:sz w:val="24"/>
          <w:szCs w:val="24"/>
        </w:rPr>
        <w:t xml:space="preserve"> </w:t>
      </w:r>
      <w:r w:rsidRPr="00A7047A">
        <w:rPr>
          <w:b/>
          <w:bCs/>
          <w:sz w:val="24"/>
          <w:szCs w:val="24"/>
        </w:rPr>
        <w:t>three key factors</w:t>
      </w:r>
      <w:r w:rsidRPr="00A7047A">
        <w:rPr>
          <w:sz w:val="24"/>
          <w:szCs w:val="24"/>
        </w:rPr>
        <w:t>:</w:t>
      </w:r>
    </w:p>
    <w:p w14:paraId="19563378" w14:textId="45EC2394" w:rsidR="00E15402" w:rsidRDefault="00996ADA" w:rsidP="00A36649">
      <w:pPr>
        <w:pStyle w:val="ListParagraph"/>
        <w:widowControl w:val="0"/>
        <w:numPr>
          <w:ilvl w:val="0"/>
          <w:numId w:val="41"/>
        </w:numPr>
        <w:spacing w:before="200" w:line="273" w:lineRule="auto"/>
        <w:rPr>
          <w:sz w:val="24"/>
          <w:szCs w:val="24"/>
        </w:rPr>
      </w:pPr>
      <w:r>
        <w:rPr>
          <w:sz w:val="24"/>
          <w:szCs w:val="24"/>
        </w:rPr>
        <w:t xml:space="preserve">Purchase </w:t>
      </w:r>
      <w:r w:rsidR="00E15402">
        <w:rPr>
          <w:sz w:val="24"/>
          <w:szCs w:val="24"/>
        </w:rPr>
        <w:t>Frequency</w:t>
      </w:r>
      <w:r>
        <w:rPr>
          <w:sz w:val="24"/>
          <w:szCs w:val="24"/>
        </w:rPr>
        <w:t xml:space="preserve"> </w:t>
      </w:r>
      <w:r w:rsidR="00DE0FF9">
        <w:rPr>
          <w:sz w:val="24"/>
          <w:szCs w:val="24"/>
        </w:rPr>
        <w:t>(</w:t>
      </w:r>
      <w:r>
        <w:rPr>
          <w:sz w:val="24"/>
          <w:szCs w:val="24"/>
        </w:rPr>
        <w:t xml:space="preserve">How often a customer </w:t>
      </w:r>
      <w:r w:rsidR="00291DC5">
        <w:rPr>
          <w:sz w:val="24"/>
          <w:szCs w:val="24"/>
        </w:rPr>
        <w:t>buys</w:t>
      </w:r>
      <w:r w:rsidR="00DE0FF9">
        <w:rPr>
          <w:sz w:val="24"/>
          <w:szCs w:val="24"/>
        </w:rPr>
        <w:t>)</w:t>
      </w:r>
    </w:p>
    <w:p w14:paraId="3B9205EA" w14:textId="6968CDBF" w:rsidR="00E15402" w:rsidRDefault="00996ADA" w:rsidP="00A36649">
      <w:pPr>
        <w:pStyle w:val="ListParagraph"/>
        <w:widowControl w:val="0"/>
        <w:numPr>
          <w:ilvl w:val="0"/>
          <w:numId w:val="41"/>
        </w:numPr>
        <w:spacing w:before="200" w:line="273" w:lineRule="auto"/>
        <w:rPr>
          <w:sz w:val="24"/>
          <w:szCs w:val="24"/>
        </w:rPr>
      </w:pPr>
      <w:r>
        <w:rPr>
          <w:sz w:val="24"/>
          <w:szCs w:val="24"/>
        </w:rPr>
        <w:t xml:space="preserve">Total </w:t>
      </w:r>
      <w:r w:rsidR="00DE0FF9">
        <w:rPr>
          <w:sz w:val="24"/>
          <w:szCs w:val="24"/>
        </w:rPr>
        <w:t>sales</w:t>
      </w:r>
    </w:p>
    <w:p w14:paraId="2931AF4E" w14:textId="2B2EAE8E" w:rsidR="00DE0FF9" w:rsidRDefault="00DE0FF9" w:rsidP="00A36649">
      <w:pPr>
        <w:pStyle w:val="ListParagraph"/>
        <w:widowControl w:val="0"/>
        <w:numPr>
          <w:ilvl w:val="0"/>
          <w:numId w:val="41"/>
        </w:numPr>
        <w:spacing w:before="200" w:line="273" w:lineRule="auto"/>
        <w:rPr>
          <w:sz w:val="24"/>
          <w:szCs w:val="24"/>
        </w:rPr>
      </w:pPr>
      <w:r>
        <w:rPr>
          <w:sz w:val="24"/>
          <w:szCs w:val="24"/>
        </w:rPr>
        <w:t>Order quantity</w:t>
      </w:r>
    </w:p>
    <w:p w14:paraId="20048827" w14:textId="0AE181BC" w:rsidR="00DE0FF9" w:rsidRDefault="00DE0FF9" w:rsidP="00A36649">
      <w:pPr>
        <w:pStyle w:val="ListParagraph"/>
        <w:widowControl w:val="0"/>
        <w:numPr>
          <w:ilvl w:val="0"/>
          <w:numId w:val="41"/>
        </w:numPr>
        <w:spacing w:before="200" w:line="273" w:lineRule="auto"/>
        <w:rPr>
          <w:sz w:val="24"/>
          <w:szCs w:val="24"/>
        </w:rPr>
      </w:pPr>
      <w:r>
        <w:rPr>
          <w:sz w:val="24"/>
          <w:szCs w:val="24"/>
        </w:rPr>
        <w:t>Customer</w:t>
      </w:r>
      <w:r w:rsidR="00291DC5">
        <w:rPr>
          <w:sz w:val="24"/>
          <w:szCs w:val="24"/>
        </w:rPr>
        <w:t xml:space="preserve"> Rating</w:t>
      </w:r>
    </w:p>
    <w:p w14:paraId="74D84D12" w14:textId="39C222F2" w:rsidR="0026551F" w:rsidRDefault="00B27430" w:rsidP="0026551F">
      <w:pPr>
        <w:widowControl w:val="0"/>
        <w:spacing w:before="200" w:line="273" w:lineRule="auto"/>
        <w:rPr>
          <w:sz w:val="24"/>
          <w:szCs w:val="24"/>
        </w:rPr>
      </w:pPr>
      <w:r w:rsidRPr="00B27430">
        <w:rPr>
          <w:sz w:val="24"/>
          <w:szCs w:val="24"/>
        </w:rPr>
        <w:t xml:space="preserve">       Using this, divided customers into four loyalty tiers:</w:t>
      </w:r>
    </w:p>
    <w:p w14:paraId="5C704585" w14:textId="77777777" w:rsidR="00551522" w:rsidRPr="00620AA9" w:rsidRDefault="00145E1A" w:rsidP="00A36649">
      <w:pPr>
        <w:pStyle w:val="ListParagraph"/>
        <w:widowControl w:val="0"/>
        <w:numPr>
          <w:ilvl w:val="0"/>
          <w:numId w:val="42"/>
        </w:numPr>
        <w:spacing w:before="200" w:line="273" w:lineRule="auto"/>
        <w:rPr>
          <w:b/>
          <w:bCs/>
          <w:sz w:val="24"/>
          <w:szCs w:val="24"/>
        </w:rPr>
      </w:pPr>
      <w:r w:rsidRPr="00620AA9">
        <w:rPr>
          <w:b/>
          <w:bCs/>
          <w:sz w:val="24"/>
          <w:szCs w:val="24"/>
        </w:rPr>
        <w:t>Platinum Tier (High-Value Customers)</w:t>
      </w:r>
    </w:p>
    <w:p w14:paraId="0D42011B" w14:textId="69041396" w:rsidR="00145E1A" w:rsidRPr="00551522" w:rsidRDefault="00FE2168" w:rsidP="00551522">
      <w:pPr>
        <w:pStyle w:val="ListParagraph"/>
        <w:widowControl w:val="0"/>
        <w:spacing w:before="200" w:line="273" w:lineRule="auto"/>
        <w:ind w:left="1124"/>
        <w:rPr>
          <w:sz w:val="24"/>
          <w:szCs w:val="24"/>
          <w:u w:val="single"/>
        </w:rPr>
      </w:pPr>
      <w:r w:rsidRPr="00551522">
        <w:rPr>
          <w:sz w:val="24"/>
          <w:szCs w:val="24"/>
          <w:u w:val="single"/>
        </w:rPr>
        <w:t>Criteria:</w:t>
      </w:r>
    </w:p>
    <w:p w14:paraId="489424BE" w14:textId="5F2A6006" w:rsidR="00551522" w:rsidRDefault="00551522" w:rsidP="00A36649">
      <w:pPr>
        <w:pStyle w:val="ListParagraph"/>
        <w:widowControl w:val="0"/>
        <w:numPr>
          <w:ilvl w:val="0"/>
          <w:numId w:val="43"/>
        </w:numPr>
        <w:spacing w:before="200" w:line="273" w:lineRule="auto"/>
        <w:rPr>
          <w:sz w:val="24"/>
          <w:szCs w:val="24"/>
        </w:rPr>
      </w:pPr>
      <w:r>
        <w:rPr>
          <w:sz w:val="24"/>
          <w:szCs w:val="24"/>
        </w:rPr>
        <w:t>8-</w:t>
      </w:r>
      <w:r w:rsidRPr="00551522">
        <w:rPr>
          <w:sz w:val="24"/>
          <w:szCs w:val="24"/>
        </w:rPr>
        <w:t>10</w:t>
      </w:r>
      <w:r>
        <w:rPr>
          <w:sz w:val="24"/>
          <w:szCs w:val="24"/>
        </w:rPr>
        <w:t xml:space="preserve"> </w:t>
      </w:r>
      <w:r w:rsidRPr="00551522">
        <w:rPr>
          <w:sz w:val="24"/>
          <w:szCs w:val="24"/>
        </w:rPr>
        <w:t>orders per month</w:t>
      </w:r>
      <w:r>
        <w:rPr>
          <w:sz w:val="24"/>
          <w:szCs w:val="24"/>
        </w:rPr>
        <w:t>.</w:t>
      </w:r>
    </w:p>
    <w:p w14:paraId="297CBC7B" w14:textId="13040487" w:rsidR="00551522" w:rsidRDefault="00AA1574" w:rsidP="00A36649">
      <w:pPr>
        <w:pStyle w:val="ListParagraph"/>
        <w:widowControl w:val="0"/>
        <w:numPr>
          <w:ilvl w:val="0"/>
          <w:numId w:val="43"/>
        </w:numPr>
        <w:spacing w:before="200" w:line="273" w:lineRule="auto"/>
        <w:rPr>
          <w:sz w:val="24"/>
          <w:szCs w:val="24"/>
        </w:rPr>
      </w:pPr>
      <w:r>
        <w:rPr>
          <w:sz w:val="24"/>
          <w:szCs w:val="24"/>
        </w:rPr>
        <w:t xml:space="preserve">High total </w:t>
      </w:r>
      <w:r w:rsidR="000A5D8D">
        <w:rPr>
          <w:sz w:val="24"/>
          <w:szCs w:val="24"/>
        </w:rPr>
        <w:t>sales (</w:t>
      </w:r>
      <w:r>
        <w:rPr>
          <w:sz w:val="24"/>
          <w:szCs w:val="24"/>
        </w:rPr>
        <w:t>Top 10</w:t>
      </w:r>
      <w:r w:rsidR="000A5D8D">
        <w:rPr>
          <w:sz w:val="24"/>
          <w:szCs w:val="24"/>
        </w:rPr>
        <w:t>% of all customers)</w:t>
      </w:r>
    </w:p>
    <w:p w14:paraId="6714A6D0" w14:textId="722CC6E9" w:rsidR="000A5D8D" w:rsidRDefault="000A5D8D" w:rsidP="00A36649">
      <w:pPr>
        <w:pStyle w:val="ListParagraph"/>
        <w:widowControl w:val="0"/>
        <w:numPr>
          <w:ilvl w:val="0"/>
          <w:numId w:val="43"/>
        </w:numPr>
        <w:spacing w:before="200" w:line="273" w:lineRule="auto"/>
        <w:rPr>
          <w:sz w:val="24"/>
          <w:szCs w:val="24"/>
        </w:rPr>
      </w:pPr>
      <w:r>
        <w:rPr>
          <w:sz w:val="24"/>
          <w:szCs w:val="24"/>
        </w:rPr>
        <w:t>Low return rate and high customer rating</w:t>
      </w:r>
      <w:r w:rsidR="005842D2">
        <w:rPr>
          <w:sz w:val="24"/>
          <w:szCs w:val="24"/>
        </w:rPr>
        <w:t>s.</w:t>
      </w:r>
    </w:p>
    <w:p w14:paraId="2283360A" w14:textId="4F42A08E" w:rsidR="00FE2168" w:rsidRDefault="005842D2" w:rsidP="005842D2">
      <w:pPr>
        <w:widowControl w:val="0"/>
        <w:spacing w:before="200" w:line="273" w:lineRule="auto"/>
        <w:rPr>
          <w:sz w:val="24"/>
          <w:szCs w:val="24"/>
          <w:u w:val="single"/>
        </w:rPr>
      </w:pPr>
      <w:r>
        <w:rPr>
          <w:sz w:val="24"/>
          <w:szCs w:val="24"/>
        </w:rPr>
        <w:t xml:space="preserve">                </w:t>
      </w:r>
      <w:r w:rsidRPr="005842D2">
        <w:rPr>
          <w:sz w:val="24"/>
          <w:szCs w:val="24"/>
          <w:u w:val="single"/>
        </w:rPr>
        <w:t>Benefits &amp; Strategies:</w:t>
      </w:r>
    </w:p>
    <w:p w14:paraId="555CA74D" w14:textId="78B99736" w:rsidR="005842D2" w:rsidRDefault="00265784" w:rsidP="00A36649">
      <w:pPr>
        <w:pStyle w:val="ListParagraph"/>
        <w:widowControl w:val="0"/>
        <w:numPr>
          <w:ilvl w:val="0"/>
          <w:numId w:val="44"/>
        </w:numPr>
        <w:spacing w:before="200" w:line="273" w:lineRule="auto"/>
        <w:rPr>
          <w:sz w:val="24"/>
          <w:szCs w:val="24"/>
        </w:rPr>
      </w:pPr>
      <w:r w:rsidRPr="00265784">
        <w:rPr>
          <w:sz w:val="24"/>
          <w:szCs w:val="24"/>
        </w:rPr>
        <w:t>Free Next-Day or Express Delivery</w:t>
      </w:r>
    </w:p>
    <w:p w14:paraId="79E306DE" w14:textId="4C841B29" w:rsidR="00706197" w:rsidRDefault="00706197" w:rsidP="00A36649">
      <w:pPr>
        <w:pStyle w:val="ListParagraph"/>
        <w:widowControl w:val="0"/>
        <w:numPr>
          <w:ilvl w:val="0"/>
          <w:numId w:val="44"/>
        </w:numPr>
        <w:spacing w:before="200" w:line="273" w:lineRule="auto"/>
        <w:rPr>
          <w:sz w:val="24"/>
          <w:szCs w:val="24"/>
        </w:rPr>
      </w:pPr>
      <w:r w:rsidRPr="00706197">
        <w:rPr>
          <w:sz w:val="24"/>
          <w:szCs w:val="24"/>
        </w:rPr>
        <w:t>Personalized Product Recommendations</w:t>
      </w:r>
    </w:p>
    <w:p w14:paraId="62EFFF47" w14:textId="2CAD05A7" w:rsidR="00706197" w:rsidRPr="000F6526" w:rsidRDefault="00706197" w:rsidP="00A36649">
      <w:pPr>
        <w:pStyle w:val="ListParagraph"/>
        <w:widowControl w:val="0"/>
        <w:numPr>
          <w:ilvl w:val="0"/>
          <w:numId w:val="44"/>
        </w:numPr>
        <w:spacing w:before="200" w:line="273" w:lineRule="auto"/>
        <w:rPr>
          <w:sz w:val="24"/>
          <w:szCs w:val="24"/>
        </w:rPr>
      </w:pPr>
      <w:r w:rsidRPr="000F6526">
        <w:rPr>
          <w:sz w:val="24"/>
          <w:szCs w:val="24"/>
        </w:rPr>
        <w:t>Extra Cashback (5%–10%)</w:t>
      </w:r>
    </w:p>
    <w:p w14:paraId="60CF08FE" w14:textId="0154C0B3" w:rsidR="00706197" w:rsidRDefault="000F6526" w:rsidP="00A36649">
      <w:pPr>
        <w:pStyle w:val="ListParagraph"/>
        <w:widowControl w:val="0"/>
        <w:numPr>
          <w:ilvl w:val="0"/>
          <w:numId w:val="44"/>
        </w:numPr>
        <w:spacing w:before="200" w:line="273" w:lineRule="auto"/>
        <w:rPr>
          <w:sz w:val="24"/>
          <w:szCs w:val="24"/>
        </w:rPr>
      </w:pPr>
      <w:r w:rsidRPr="000F6526">
        <w:rPr>
          <w:sz w:val="24"/>
          <w:szCs w:val="24"/>
        </w:rPr>
        <w:t>Exclusive Early Access to Sales</w:t>
      </w:r>
    </w:p>
    <w:p w14:paraId="635D5E2B" w14:textId="77777777" w:rsidR="00620AA9" w:rsidRDefault="00620AA9" w:rsidP="00620AA9">
      <w:pPr>
        <w:pStyle w:val="ListParagraph"/>
        <w:widowControl w:val="0"/>
        <w:spacing w:before="200" w:line="273" w:lineRule="auto"/>
        <w:ind w:left="1789"/>
        <w:rPr>
          <w:sz w:val="24"/>
          <w:szCs w:val="24"/>
        </w:rPr>
      </w:pPr>
    </w:p>
    <w:p w14:paraId="646D3CBA" w14:textId="3A173C5D" w:rsidR="00620AA9" w:rsidRDefault="00652BEA" w:rsidP="00A36649">
      <w:pPr>
        <w:pStyle w:val="ListParagraph"/>
        <w:widowControl w:val="0"/>
        <w:numPr>
          <w:ilvl w:val="0"/>
          <w:numId w:val="42"/>
        </w:numPr>
        <w:spacing w:before="200" w:line="273" w:lineRule="auto"/>
        <w:rPr>
          <w:b/>
          <w:bCs/>
          <w:sz w:val="24"/>
          <w:szCs w:val="24"/>
        </w:rPr>
      </w:pPr>
      <w:r w:rsidRPr="00652BEA">
        <w:rPr>
          <w:b/>
          <w:bCs/>
          <w:sz w:val="24"/>
          <w:szCs w:val="24"/>
        </w:rPr>
        <w:t>Gold Tier (Frequent Buyers)</w:t>
      </w:r>
    </w:p>
    <w:p w14:paraId="735D0285" w14:textId="25410CEE" w:rsidR="00652BEA" w:rsidRDefault="00652BEA" w:rsidP="00652BEA">
      <w:pPr>
        <w:pStyle w:val="ListParagraph"/>
        <w:widowControl w:val="0"/>
        <w:spacing w:before="200" w:line="273" w:lineRule="auto"/>
        <w:ind w:left="1124"/>
        <w:rPr>
          <w:sz w:val="24"/>
          <w:szCs w:val="24"/>
          <w:u w:val="single"/>
        </w:rPr>
      </w:pPr>
      <w:r w:rsidRPr="00652BEA">
        <w:rPr>
          <w:sz w:val="24"/>
          <w:szCs w:val="24"/>
          <w:u w:val="single"/>
        </w:rPr>
        <w:t>Criteria</w:t>
      </w:r>
      <w:r w:rsidR="00A41412">
        <w:rPr>
          <w:sz w:val="24"/>
          <w:szCs w:val="24"/>
          <w:u w:val="single"/>
        </w:rPr>
        <w:t>:</w:t>
      </w:r>
    </w:p>
    <w:p w14:paraId="68D4606D" w14:textId="050DDFDB" w:rsidR="00A41412" w:rsidRDefault="00A41412" w:rsidP="00A36649">
      <w:pPr>
        <w:pStyle w:val="ListParagraph"/>
        <w:widowControl w:val="0"/>
        <w:numPr>
          <w:ilvl w:val="0"/>
          <w:numId w:val="45"/>
        </w:numPr>
        <w:spacing w:before="200" w:line="273" w:lineRule="auto"/>
        <w:rPr>
          <w:sz w:val="24"/>
          <w:szCs w:val="24"/>
        </w:rPr>
      </w:pPr>
      <w:r w:rsidRPr="00A41412">
        <w:rPr>
          <w:sz w:val="24"/>
          <w:szCs w:val="24"/>
        </w:rPr>
        <w:t>5-7 orders per month</w:t>
      </w:r>
    </w:p>
    <w:p w14:paraId="5B1F0A2E" w14:textId="35EBE167" w:rsidR="00A41412" w:rsidRPr="005A3D27" w:rsidRDefault="005A3D27" w:rsidP="00A36649">
      <w:pPr>
        <w:pStyle w:val="ListParagraph"/>
        <w:widowControl w:val="0"/>
        <w:numPr>
          <w:ilvl w:val="0"/>
          <w:numId w:val="45"/>
        </w:numPr>
        <w:spacing w:before="200" w:line="273" w:lineRule="auto"/>
        <w:rPr>
          <w:sz w:val="24"/>
          <w:szCs w:val="24"/>
        </w:rPr>
      </w:pPr>
      <w:r w:rsidRPr="005A3D27">
        <w:rPr>
          <w:sz w:val="24"/>
          <w:szCs w:val="24"/>
        </w:rPr>
        <w:t>Moderate to high total spend</w:t>
      </w:r>
    </w:p>
    <w:p w14:paraId="515935B9" w14:textId="1E898DF1" w:rsidR="005A3D27" w:rsidRDefault="005A3D27" w:rsidP="00A36649">
      <w:pPr>
        <w:pStyle w:val="ListParagraph"/>
        <w:widowControl w:val="0"/>
        <w:numPr>
          <w:ilvl w:val="0"/>
          <w:numId w:val="45"/>
        </w:numPr>
        <w:spacing w:before="200" w:line="273" w:lineRule="auto"/>
        <w:rPr>
          <w:sz w:val="24"/>
          <w:szCs w:val="24"/>
        </w:rPr>
      </w:pPr>
      <w:r w:rsidRPr="005A3D27">
        <w:rPr>
          <w:sz w:val="24"/>
          <w:szCs w:val="24"/>
        </w:rPr>
        <w:t>Occasional returns, decent customer ratings</w:t>
      </w:r>
    </w:p>
    <w:p w14:paraId="616C58EC" w14:textId="54584330" w:rsidR="00152935" w:rsidRDefault="005A3D27" w:rsidP="00152935">
      <w:pPr>
        <w:widowControl w:val="0"/>
        <w:spacing w:before="200" w:line="273" w:lineRule="auto"/>
        <w:rPr>
          <w:sz w:val="24"/>
          <w:szCs w:val="24"/>
          <w:u w:val="single"/>
        </w:rPr>
      </w:pPr>
      <w:r>
        <w:rPr>
          <w:sz w:val="24"/>
          <w:szCs w:val="24"/>
        </w:rPr>
        <w:t xml:space="preserve">               </w:t>
      </w:r>
      <w:r w:rsidR="00152935">
        <w:rPr>
          <w:sz w:val="24"/>
          <w:szCs w:val="24"/>
        </w:rPr>
        <w:t xml:space="preserve"> </w:t>
      </w:r>
      <w:r w:rsidR="00152935" w:rsidRPr="005842D2">
        <w:rPr>
          <w:sz w:val="24"/>
          <w:szCs w:val="24"/>
          <w:u w:val="single"/>
        </w:rPr>
        <w:t>Benefits &amp; Strategies:</w:t>
      </w:r>
    </w:p>
    <w:p w14:paraId="4E1DA8ED" w14:textId="6727364A" w:rsidR="00152935" w:rsidRPr="00B429D3" w:rsidRDefault="00245EF2" w:rsidP="00A36649">
      <w:pPr>
        <w:pStyle w:val="ListParagraph"/>
        <w:widowControl w:val="0"/>
        <w:numPr>
          <w:ilvl w:val="0"/>
          <w:numId w:val="46"/>
        </w:numPr>
        <w:spacing w:before="200" w:line="273" w:lineRule="auto"/>
        <w:rPr>
          <w:sz w:val="24"/>
          <w:szCs w:val="24"/>
        </w:rPr>
      </w:pPr>
      <w:r w:rsidRPr="00B429D3">
        <w:rPr>
          <w:sz w:val="24"/>
          <w:szCs w:val="24"/>
        </w:rPr>
        <w:t xml:space="preserve">Loyalty Coupons (like </w:t>
      </w:r>
      <w:r w:rsidR="00D673A2" w:rsidRPr="00B429D3">
        <w:rPr>
          <w:sz w:val="24"/>
          <w:szCs w:val="24"/>
        </w:rPr>
        <w:t xml:space="preserve">some </w:t>
      </w:r>
      <w:r w:rsidR="00B429D3" w:rsidRPr="00B429D3">
        <w:rPr>
          <w:sz w:val="24"/>
          <w:szCs w:val="24"/>
        </w:rPr>
        <w:t>amount off</w:t>
      </w:r>
      <w:r w:rsidRPr="00B429D3">
        <w:rPr>
          <w:sz w:val="24"/>
          <w:szCs w:val="24"/>
        </w:rPr>
        <w:t xml:space="preserve"> on purchases above)</w:t>
      </w:r>
    </w:p>
    <w:p w14:paraId="4483E8D0" w14:textId="6C858782" w:rsidR="00D673A2" w:rsidRPr="00B429D3" w:rsidRDefault="007441F6" w:rsidP="00A36649">
      <w:pPr>
        <w:pStyle w:val="ListParagraph"/>
        <w:widowControl w:val="0"/>
        <w:numPr>
          <w:ilvl w:val="0"/>
          <w:numId w:val="46"/>
        </w:numPr>
        <w:spacing w:before="200" w:line="273" w:lineRule="auto"/>
        <w:rPr>
          <w:sz w:val="24"/>
          <w:szCs w:val="24"/>
        </w:rPr>
      </w:pPr>
      <w:r w:rsidRPr="00B429D3">
        <w:rPr>
          <w:sz w:val="24"/>
          <w:szCs w:val="24"/>
        </w:rPr>
        <w:t>Bonus Points on Special Events (festivals, birthdays, etc.)</w:t>
      </w:r>
    </w:p>
    <w:p w14:paraId="5409261E" w14:textId="69C4466F" w:rsidR="007441F6" w:rsidRDefault="007441F6" w:rsidP="00A36649">
      <w:pPr>
        <w:pStyle w:val="ListParagraph"/>
        <w:widowControl w:val="0"/>
        <w:numPr>
          <w:ilvl w:val="0"/>
          <w:numId w:val="46"/>
        </w:numPr>
        <w:spacing w:before="200" w:line="273" w:lineRule="auto"/>
        <w:rPr>
          <w:sz w:val="24"/>
          <w:szCs w:val="24"/>
        </w:rPr>
      </w:pPr>
      <w:r w:rsidRPr="00B429D3">
        <w:rPr>
          <w:sz w:val="24"/>
          <w:szCs w:val="24"/>
        </w:rPr>
        <w:t>Refer &amp; Earn Program (₹200 credit for bringing new customers)</w:t>
      </w:r>
    </w:p>
    <w:p w14:paraId="3EA5D866" w14:textId="77777777" w:rsidR="00B429D3" w:rsidRDefault="00B429D3" w:rsidP="00B429D3">
      <w:pPr>
        <w:pStyle w:val="ListParagraph"/>
        <w:widowControl w:val="0"/>
        <w:spacing w:before="200" w:line="273" w:lineRule="auto"/>
        <w:ind w:left="1778"/>
        <w:rPr>
          <w:sz w:val="24"/>
          <w:szCs w:val="24"/>
        </w:rPr>
      </w:pPr>
    </w:p>
    <w:p w14:paraId="6C3B9CAD" w14:textId="49519A89" w:rsidR="00B429D3" w:rsidRDefault="00F02F99" w:rsidP="00A36649">
      <w:pPr>
        <w:pStyle w:val="ListParagraph"/>
        <w:widowControl w:val="0"/>
        <w:numPr>
          <w:ilvl w:val="0"/>
          <w:numId w:val="42"/>
        </w:numPr>
        <w:spacing w:before="200" w:line="273" w:lineRule="auto"/>
        <w:rPr>
          <w:b/>
          <w:bCs/>
          <w:sz w:val="24"/>
          <w:szCs w:val="24"/>
        </w:rPr>
      </w:pPr>
      <w:r w:rsidRPr="00F02F99">
        <w:rPr>
          <w:b/>
          <w:bCs/>
          <w:sz w:val="24"/>
          <w:szCs w:val="24"/>
        </w:rPr>
        <w:t>Silver Tier (Occasional Shoppers)</w:t>
      </w:r>
    </w:p>
    <w:p w14:paraId="4B86421E" w14:textId="2A728AC2" w:rsidR="00F02F99" w:rsidRDefault="00F02F99" w:rsidP="00F02F99">
      <w:pPr>
        <w:pStyle w:val="ListParagraph"/>
        <w:widowControl w:val="0"/>
        <w:spacing w:before="200" w:line="273" w:lineRule="auto"/>
        <w:ind w:left="1124"/>
        <w:rPr>
          <w:sz w:val="24"/>
          <w:szCs w:val="24"/>
          <w:u w:val="single"/>
        </w:rPr>
      </w:pPr>
      <w:r w:rsidRPr="00F02F99">
        <w:rPr>
          <w:sz w:val="24"/>
          <w:szCs w:val="24"/>
          <w:u w:val="single"/>
        </w:rPr>
        <w:t>Criteria:</w:t>
      </w:r>
    </w:p>
    <w:p w14:paraId="09A54833" w14:textId="60260107" w:rsidR="00F02F99" w:rsidRPr="00F457CA" w:rsidRDefault="00851900" w:rsidP="00A36649">
      <w:pPr>
        <w:pStyle w:val="ListParagraph"/>
        <w:widowControl w:val="0"/>
        <w:numPr>
          <w:ilvl w:val="0"/>
          <w:numId w:val="47"/>
        </w:numPr>
        <w:spacing w:before="200" w:line="273" w:lineRule="auto"/>
        <w:rPr>
          <w:sz w:val="24"/>
          <w:szCs w:val="24"/>
        </w:rPr>
      </w:pPr>
      <w:r w:rsidRPr="00F457CA">
        <w:rPr>
          <w:sz w:val="24"/>
          <w:szCs w:val="24"/>
        </w:rPr>
        <w:t>2–5 orders per month</w:t>
      </w:r>
    </w:p>
    <w:p w14:paraId="7986EC02" w14:textId="6ACF8DD7" w:rsidR="00851900" w:rsidRPr="00F457CA" w:rsidRDefault="00851900" w:rsidP="00A36649">
      <w:pPr>
        <w:pStyle w:val="ListParagraph"/>
        <w:widowControl w:val="0"/>
        <w:numPr>
          <w:ilvl w:val="0"/>
          <w:numId w:val="47"/>
        </w:numPr>
        <w:spacing w:before="200" w:line="273" w:lineRule="auto"/>
        <w:rPr>
          <w:sz w:val="24"/>
          <w:szCs w:val="24"/>
        </w:rPr>
      </w:pPr>
      <w:r w:rsidRPr="00F457CA">
        <w:rPr>
          <w:sz w:val="24"/>
          <w:szCs w:val="24"/>
        </w:rPr>
        <w:lastRenderedPageBreak/>
        <w:t>Medium spending pattern</w:t>
      </w:r>
    </w:p>
    <w:p w14:paraId="5646E228" w14:textId="3C5578E4" w:rsidR="009A6CDC" w:rsidRDefault="00F457CA" w:rsidP="00F457CA">
      <w:pPr>
        <w:widowControl w:val="0"/>
        <w:spacing w:before="200" w:line="273" w:lineRule="auto"/>
        <w:rPr>
          <w:sz w:val="24"/>
          <w:szCs w:val="24"/>
          <w:u w:val="single"/>
        </w:rPr>
      </w:pPr>
      <w:r w:rsidRPr="00F457CA">
        <w:rPr>
          <w:sz w:val="24"/>
          <w:szCs w:val="24"/>
        </w:rPr>
        <w:t xml:space="preserve">                </w:t>
      </w:r>
      <w:r w:rsidRPr="00F457CA">
        <w:rPr>
          <w:sz w:val="24"/>
          <w:szCs w:val="24"/>
          <w:u w:val="single"/>
        </w:rPr>
        <w:t>Benefits &amp; Strategies:</w:t>
      </w:r>
    </w:p>
    <w:p w14:paraId="7888A6A4" w14:textId="7ED5CCA4" w:rsidR="00F457CA" w:rsidRPr="00E9193C" w:rsidRDefault="00EE36E7" w:rsidP="00A36649">
      <w:pPr>
        <w:pStyle w:val="ListParagraph"/>
        <w:widowControl w:val="0"/>
        <w:numPr>
          <w:ilvl w:val="0"/>
          <w:numId w:val="48"/>
        </w:numPr>
        <w:spacing w:before="200" w:line="273" w:lineRule="auto"/>
        <w:rPr>
          <w:sz w:val="24"/>
          <w:szCs w:val="24"/>
        </w:rPr>
      </w:pPr>
      <w:r w:rsidRPr="00E9193C">
        <w:rPr>
          <w:sz w:val="24"/>
          <w:szCs w:val="24"/>
        </w:rPr>
        <w:t>Limited-Time Discount Offers</w:t>
      </w:r>
    </w:p>
    <w:p w14:paraId="06FB31CD" w14:textId="071F5C1C" w:rsidR="00EE36E7" w:rsidRPr="00E9193C" w:rsidRDefault="008F3389" w:rsidP="00A36649">
      <w:pPr>
        <w:pStyle w:val="ListParagraph"/>
        <w:widowControl w:val="0"/>
        <w:numPr>
          <w:ilvl w:val="0"/>
          <w:numId w:val="48"/>
        </w:numPr>
        <w:spacing w:before="200" w:line="273" w:lineRule="auto"/>
        <w:rPr>
          <w:sz w:val="24"/>
          <w:szCs w:val="24"/>
        </w:rPr>
      </w:pPr>
      <w:r w:rsidRPr="00E9193C">
        <w:rPr>
          <w:sz w:val="24"/>
          <w:szCs w:val="24"/>
        </w:rPr>
        <w:t>Free Shipping on Orders Above some amount.</w:t>
      </w:r>
    </w:p>
    <w:p w14:paraId="54454550" w14:textId="4AD99E89" w:rsidR="008F3389" w:rsidRDefault="00E9193C" w:rsidP="00A36649">
      <w:pPr>
        <w:pStyle w:val="ListParagraph"/>
        <w:widowControl w:val="0"/>
        <w:numPr>
          <w:ilvl w:val="0"/>
          <w:numId w:val="48"/>
        </w:numPr>
        <w:spacing w:before="200" w:line="273" w:lineRule="auto"/>
        <w:rPr>
          <w:sz w:val="24"/>
          <w:szCs w:val="24"/>
        </w:rPr>
      </w:pPr>
      <w:r w:rsidRPr="00E9193C">
        <w:rPr>
          <w:sz w:val="24"/>
          <w:szCs w:val="24"/>
        </w:rPr>
        <w:t>Offer 1-month free trial of Prime-membership to convert them into loyal customers.</w:t>
      </w:r>
    </w:p>
    <w:p w14:paraId="6BF2EAF6" w14:textId="77777777" w:rsidR="003B4B9F" w:rsidRDefault="003B4B9F" w:rsidP="003B4B9F">
      <w:pPr>
        <w:pStyle w:val="ListParagraph"/>
        <w:widowControl w:val="0"/>
        <w:spacing w:before="200" w:line="273" w:lineRule="auto"/>
        <w:ind w:left="1724"/>
        <w:rPr>
          <w:sz w:val="24"/>
          <w:szCs w:val="24"/>
        </w:rPr>
      </w:pPr>
    </w:p>
    <w:p w14:paraId="3242EF64" w14:textId="2B71063A" w:rsidR="003B4B9F" w:rsidRDefault="003B4B9F" w:rsidP="00A36649">
      <w:pPr>
        <w:pStyle w:val="ListParagraph"/>
        <w:widowControl w:val="0"/>
        <w:numPr>
          <w:ilvl w:val="0"/>
          <w:numId w:val="42"/>
        </w:numPr>
        <w:spacing w:before="200" w:line="273" w:lineRule="auto"/>
        <w:rPr>
          <w:b/>
          <w:bCs/>
          <w:sz w:val="24"/>
          <w:szCs w:val="24"/>
        </w:rPr>
      </w:pPr>
      <w:r w:rsidRPr="003B4B9F">
        <w:rPr>
          <w:b/>
          <w:bCs/>
          <w:sz w:val="24"/>
          <w:szCs w:val="24"/>
        </w:rPr>
        <w:t>Basic Tier (Inactive Buyers)</w:t>
      </w:r>
    </w:p>
    <w:p w14:paraId="26804FCF" w14:textId="49A4C769" w:rsidR="003B4B9F" w:rsidRDefault="003B4B9F" w:rsidP="003B4B9F">
      <w:pPr>
        <w:pStyle w:val="ListParagraph"/>
        <w:widowControl w:val="0"/>
        <w:spacing w:before="200" w:line="273" w:lineRule="auto"/>
        <w:ind w:left="1124"/>
        <w:rPr>
          <w:sz w:val="24"/>
          <w:szCs w:val="24"/>
          <w:u w:val="single"/>
        </w:rPr>
      </w:pPr>
      <w:r w:rsidRPr="003B4B9F">
        <w:rPr>
          <w:sz w:val="24"/>
          <w:szCs w:val="24"/>
          <w:u w:val="single"/>
        </w:rPr>
        <w:t>Criteria:</w:t>
      </w:r>
    </w:p>
    <w:p w14:paraId="2390E5A5" w14:textId="4A2A40C4" w:rsidR="003B4B9F" w:rsidRDefault="001258F7" w:rsidP="00A36649">
      <w:pPr>
        <w:pStyle w:val="ListParagraph"/>
        <w:widowControl w:val="0"/>
        <w:numPr>
          <w:ilvl w:val="0"/>
          <w:numId w:val="49"/>
        </w:numPr>
        <w:spacing w:before="200" w:line="273" w:lineRule="auto"/>
        <w:rPr>
          <w:sz w:val="24"/>
          <w:szCs w:val="24"/>
          <w:u w:val="single"/>
        </w:rPr>
      </w:pPr>
      <w:r w:rsidRPr="001258F7">
        <w:rPr>
          <w:sz w:val="24"/>
          <w:szCs w:val="24"/>
          <w:u w:val="single"/>
        </w:rPr>
        <w:t>Only 1 purchase in the last 3–6 months</w:t>
      </w:r>
    </w:p>
    <w:p w14:paraId="46CDA4FA" w14:textId="78D45FBE" w:rsidR="007441F6" w:rsidRDefault="001258F7" w:rsidP="00A36649">
      <w:pPr>
        <w:pStyle w:val="ListParagraph"/>
        <w:widowControl w:val="0"/>
        <w:numPr>
          <w:ilvl w:val="0"/>
          <w:numId w:val="49"/>
        </w:numPr>
        <w:spacing w:before="200" w:line="273" w:lineRule="auto"/>
        <w:rPr>
          <w:sz w:val="24"/>
          <w:szCs w:val="24"/>
          <w:u w:val="single"/>
        </w:rPr>
      </w:pPr>
      <w:r w:rsidRPr="001258F7">
        <w:rPr>
          <w:sz w:val="24"/>
          <w:szCs w:val="24"/>
          <w:u w:val="single"/>
        </w:rPr>
        <w:t>Low engagement, minimal spending</w:t>
      </w:r>
    </w:p>
    <w:p w14:paraId="1232842C" w14:textId="03945A65" w:rsidR="0067476B" w:rsidRDefault="0067476B" w:rsidP="0067476B">
      <w:pPr>
        <w:widowControl w:val="0"/>
        <w:spacing w:before="200" w:line="273" w:lineRule="auto"/>
        <w:rPr>
          <w:sz w:val="24"/>
          <w:szCs w:val="24"/>
          <w:u w:val="single"/>
        </w:rPr>
      </w:pPr>
      <w:r w:rsidRPr="0067476B">
        <w:rPr>
          <w:sz w:val="24"/>
          <w:szCs w:val="24"/>
        </w:rPr>
        <w:t xml:space="preserve">                </w:t>
      </w:r>
      <w:r w:rsidRPr="00F457CA">
        <w:rPr>
          <w:sz w:val="24"/>
          <w:szCs w:val="24"/>
          <w:u w:val="single"/>
        </w:rPr>
        <w:t>Benefits &amp; Strategies:</w:t>
      </w:r>
    </w:p>
    <w:p w14:paraId="120EA93A" w14:textId="1AA9E93F" w:rsidR="0067476B" w:rsidRPr="00FF50DD" w:rsidRDefault="00732BC7" w:rsidP="00A36649">
      <w:pPr>
        <w:pStyle w:val="ListParagraph"/>
        <w:widowControl w:val="0"/>
        <w:numPr>
          <w:ilvl w:val="0"/>
          <w:numId w:val="50"/>
        </w:numPr>
        <w:spacing w:before="200" w:line="273" w:lineRule="auto"/>
        <w:rPr>
          <w:sz w:val="24"/>
          <w:szCs w:val="24"/>
        </w:rPr>
      </w:pPr>
      <w:r w:rsidRPr="00FF50DD">
        <w:rPr>
          <w:sz w:val="24"/>
          <w:szCs w:val="24"/>
        </w:rPr>
        <w:t>Welcome Back Discount (Some amount Off on Next Order)</w:t>
      </w:r>
    </w:p>
    <w:p w14:paraId="75F2E389" w14:textId="1FAE71B5" w:rsidR="00732BC7" w:rsidRPr="00FF50DD" w:rsidRDefault="00FF50DD" w:rsidP="00A36649">
      <w:pPr>
        <w:pStyle w:val="ListParagraph"/>
        <w:widowControl w:val="0"/>
        <w:numPr>
          <w:ilvl w:val="0"/>
          <w:numId w:val="50"/>
        </w:numPr>
        <w:spacing w:before="200" w:line="273" w:lineRule="auto"/>
        <w:rPr>
          <w:sz w:val="24"/>
          <w:szCs w:val="24"/>
        </w:rPr>
      </w:pPr>
      <w:r w:rsidRPr="00FF50DD">
        <w:rPr>
          <w:sz w:val="24"/>
          <w:szCs w:val="24"/>
        </w:rPr>
        <w:t>Email / SMS Campaigns with Personalized Deals</w:t>
      </w:r>
    </w:p>
    <w:p w14:paraId="2E48BAFB" w14:textId="5E4EC945" w:rsidR="00FB27A8" w:rsidRPr="00115295" w:rsidRDefault="005F13DF" w:rsidP="005A3D27">
      <w:pPr>
        <w:widowControl w:val="0"/>
        <w:spacing w:before="200" w:line="273" w:lineRule="auto"/>
        <w:rPr>
          <w:b/>
          <w:bCs/>
          <w:sz w:val="28"/>
          <w:szCs w:val="28"/>
          <w:u w:val="single"/>
          <w:lang w:val="en-IN"/>
        </w:rPr>
      </w:pPr>
      <w:r w:rsidRPr="00115295">
        <w:rPr>
          <w:b/>
          <w:bCs/>
          <w:sz w:val="28"/>
          <w:szCs w:val="28"/>
          <w:lang w:val="en-IN"/>
        </w:rPr>
        <w:t xml:space="preserve">     </w:t>
      </w:r>
      <w:r w:rsidR="00F1431C" w:rsidRPr="00115295">
        <w:rPr>
          <w:b/>
          <w:bCs/>
          <w:sz w:val="28"/>
          <w:szCs w:val="28"/>
          <w:u w:val="single"/>
          <w:lang w:val="en-IN"/>
        </w:rPr>
        <w:t>Report</w:t>
      </w:r>
    </w:p>
    <w:p w14:paraId="142D323A" w14:textId="374CBE2A" w:rsidR="00F1431C" w:rsidRPr="00ED1260" w:rsidRDefault="00115295" w:rsidP="00A36649">
      <w:pPr>
        <w:pStyle w:val="ListParagraph"/>
        <w:widowControl w:val="0"/>
        <w:numPr>
          <w:ilvl w:val="0"/>
          <w:numId w:val="51"/>
        </w:numPr>
        <w:spacing w:before="200" w:line="273" w:lineRule="auto"/>
        <w:rPr>
          <w:b/>
          <w:bCs/>
          <w:sz w:val="24"/>
          <w:szCs w:val="24"/>
          <w:u w:val="single"/>
          <w:lang w:val="en-IN"/>
        </w:rPr>
      </w:pPr>
      <w:r w:rsidRPr="00ED1260">
        <w:rPr>
          <w:b/>
          <w:bCs/>
          <w:sz w:val="24"/>
          <w:szCs w:val="24"/>
          <w:u w:val="single"/>
        </w:rPr>
        <w:t>Customer Segmentation</w:t>
      </w:r>
    </w:p>
    <w:p w14:paraId="32329505" w14:textId="0A31A9B8" w:rsidR="005A3D27" w:rsidRDefault="005E58E8" w:rsidP="005A3D27">
      <w:pPr>
        <w:widowControl w:val="0"/>
        <w:spacing w:before="200" w:line="273" w:lineRule="auto"/>
        <w:rPr>
          <w:sz w:val="24"/>
          <w:szCs w:val="24"/>
          <w:lang w:val="en-IN"/>
        </w:rPr>
      </w:pPr>
      <w:r w:rsidRPr="00ED188A">
        <w:rPr>
          <w:noProof/>
          <w:sz w:val="24"/>
          <w:szCs w:val="24"/>
          <w:lang w:val="en-IN"/>
        </w:rPr>
        <w:drawing>
          <wp:inline distT="0" distB="0" distL="0" distR="0" wp14:anchorId="504BB81E" wp14:editId="478E171F">
            <wp:extent cx="4145051" cy="2285769"/>
            <wp:effectExtent l="0" t="0" r="8255" b="635"/>
            <wp:docPr id="605201477" name="Picture 43" descr="A pie chart with numbers and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65753" name="Picture 43" descr="A pie chart with numbers and a number of percentage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77510" cy="2303668"/>
                    </a:xfrm>
                    <a:prstGeom prst="rect">
                      <a:avLst/>
                    </a:prstGeom>
                    <a:noFill/>
                    <a:ln>
                      <a:noFill/>
                    </a:ln>
                  </pic:spPr>
                </pic:pic>
              </a:graphicData>
            </a:graphic>
          </wp:inline>
        </w:drawing>
      </w:r>
    </w:p>
    <w:p w14:paraId="73B70442" w14:textId="2D3205DD" w:rsidR="00115295" w:rsidRPr="00ED1260" w:rsidRDefault="007558D2" w:rsidP="00A36649">
      <w:pPr>
        <w:pStyle w:val="ListParagraph"/>
        <w:widowControl w:val="0"/>
        <w:numPr>
          <w:ilvl w:val="0"/>
          <w:numId w:val="51"/>
        </w:numPr>
        <w:spacing w:before="200" w:line="273" w:lineRule="auto"/>
        <w:rPr>
          <w:b/>
          <w:bCs/>
          <w:sz w:val="24"/>
          <w:szCs w:val="24"/>
          <w:u w:val="single"/>
        </w:rPr>
      </w:pPr>
      <w:r w:rsidRPr="00ED1260">
        <w:rPr>
          <w:b/>
          <w:bCs/>
          <w:sz w:val="24"/>
          <w:szCs w:val="24"/>
          <w:u w:val="single"/>
        </w:rPr>
        <w:t>Revenue by Loyalty Tier</w:t>
      </w:r>
    </w:p>
    <w:p w14:paraId="653A9DB7" w14:textId="56F76866" w:rsidR="00ED1260" w:rsidRPr="00ED1260" w:rsidRDefault="00ED1260" w:rsidP="00ED1260">
      <w:pPr>
        <w:widowControl w:val="0"/>
        <w:spacing w:before="200" w:line="273" w:lineRule="auto"/>
        <w:rPr>
          <w:b/>
          <w:bCs/>
          <w:sz w:val="24"/>
          <w:szCs w:val="24"/>
          <w:u w:val="single"/>
          <w:lang w:val="en-IN"/>
        </w:rPr>
      </w:pPr>
      <w:r w:rsidRPr="00ED1260">
        <w:rPr>
          <w:b/>
          <w:bCs/>
          <w:noProof/>
          <w:sz w:val="24"/>
          <w:szCs w:val="24"/>
          <w:u w:val="single"/>
          <w:lang w:val="en-IN"/>
        </w:rPr>
        <w:lastRenderedPageBreak/>
        <w:drawing>
          <wp:inline distT="0" distB="0" distL="0" distR="0" wp14:anchorId="6A915A1B" wp14:editId="56591773">
            <wp:extent cx="4195560" cy="2205817"/>
            <wp:effectExtent l="0" t="0" r="0" b="4445"/>
            <wp:docPr id="1576407849" name="Picture 45" descr="A pie chart with numbers and a few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07849" name="Picture 45" descr="A pie chart with numbers and a few different colored circle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17585" cy="2217396"/>
                    </a:xfrm>
                    <a:prstGeom prst="rect">
                      <a:avLst/>
                    </a:prstGeom>
                    <a:noFill/>
                    <a:ln>
                      <a:noFill/>
                    </a:ln>
                  </pic:spPr>
                </pic:pic>
              </a:graphicData>
            </a:graphic>
          </wp:inline>
        </w:drawing>
      </w:r>
    </w:p>
    <w:p w14:paraId="45D14023" w14:textId="77777777" w:rsidR="005F13DF" w:rsidRPr="005A3D27" w:rsidRDefault="005F13DF" w:rsidP="005A3D27">
      <w:pPr>
        <w:widowControl w:val="0"/>
        <w:spacing w:before="200" w:line="273" w:lineRule="auto"/>
        <w:rPr>
          <w:sz w:val="24"/>
          <w:szCs w:val="24"/>
        </w:rPr>
      </w:pPr>
    </w:p>
    <w:p w14:paraId="63FBB072" w14:textId="37DD14E7" w:rsidR="00964455" w:rsidRPr="00964455" w:rsidRDefault="00C2219A" w:rsidP="00A36649">
      <w:pPr>
        <w:widowControl w:val="0"/>
        <w:numPr>
          <w:ilvl w:val="0"/>
          <w:numId w:val="2"/>
        </w:numPr>
        <w:spacing w:before="200" w:line="273" w:lineRule="auto"/>
        <w:rPr>
          <w:color w:val="005E00"/>
          <w:sz w:val="24"/>
          <w:szCs w:val="24"/>
        </w:rPr>
      </w:pPr>
      <w:r w:rsidRPr="00DC6445">
        <w:rPr>
          <w:color w:val="005E00"/>
          <w:sz w:val="24"/>
          <w:szCs w:val="24"/>
        </w:rPr>
        <w:t xml:space="preserve">Using the DAX functions </w:t>
      </w:r>
      <w:proofErr w:type="gramStart"/>
      <w:r w:rsidRPr="00DC6445">
        <w:rPr>
          <w:color w:val="005E00"/>
          <w:sz w:val="24"/>
          <w:szCs w:val="24"/>
        </w:rPr>
        <w:t>Calculate</w:t>
      </w:r>
      <w:proofErr w:type="gramEnd"/>
      <w:r w:rsidRPr="00DC6445">
        <w:rPr>
          <w:color w:val="005E00"/>
          <w:sz w:val="24"/>
          <w:szCs w:val="24"/>
        </w:rPr>
        <w:t xml:space="preserve"> and a row iteration DAX function calculate the total sales for the Product Category “Fashion” and delivery type “Shipped from Abroad”. What are the other types of DAX functions you have used in the project?</w:t>
      </w:r>
    </w:p>
    <w:p w14:paraId="0412BC2A" w14:textId="42663C0F" w:rsidR="00707E60" w:rsidRPr="00707E60" w:rsidRDefault="00707E60" w:rsidP="00707E60">
      <w:pPr>
        <w:widowControl w:val="0"/>
        <w:spacing w:before="200" w:line="273" w:lineRule="auto"/>
        <w:ind w:left="502"/>
        <w:rPr>
          <w:sz w:val="24"/>
          <w:szCs w:val="24"/>
          <w:lang w:val="en-IN"/>
        </w:rPr>
      </w:pPr>
      <w:r w:rsidRPr="00707E60">
        <w:rPr>
          <w:noProof/>
          <w:sz w:val="24"/>
          <w:szCs w:val="24"/>
          <w:lang w:val="en-IN"/>
        </w:rPr>
        <w:drawing>
          <wp:inline distT="0" distB="0" distL="0" distR="0" wp14:anchorId="021BEAFE" wp14:editId="74C0E747">
            <wp:extent cx="5230090" cy="1662306"/>
            <wp:effectExtent l="0" t="0" r="0" b="0"/>
            <wp:docPr id="622973231" name="Picture 4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3231" name="Picture 47" descr="A screen 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43165" cy="1730029"/>
                    </a:xfrm>
                    <a:prstGeom prst="rect">
                      <a:avLst/>
                    </a:prstGeom>
                    <a:noFill/>
                    <a:ln>
                      <a:noFill/>
                    </a:ln>
                  </pic:spPr>
                </pic:pic>
              </a:graphicData>
            </a:graphic>
          </wp:inline>
        </w:drawing>
      </w:r>
    </w:p>
    <w:p w14:paraId="6D2A7383" w14:textId="5E14AF55" w:rsidR="00707E60" w:rsidRDefault="003D08F0" w:rsidP="001C65D5">
      <w:pPr>
        <w:widowControl w:val="0"/>
        <w:spacing w:before="200" w:line="273" w:lineRule="auto"/>
        <w:ind w:left="502"/>
        <w:rPr>
          <w:sz w:val="24"/>
          <w:szCs w:val="24"/>
          <w:u w:val="single"/>
        </w:rPr>
      </w:pPr>
      <w:r w:rsidRPr="003D08F0">
        <w:rPr>
          <w:sz w:val="24"/>
          <w:szCs w:val="24"/>
          <w:u w:val="single"/>
        </w:rPr>
        <w:t>Other DAX Functions Used in the Project</w:t>
      </w:r>
      <w:r>
        <w:rPr>
          <w:sz w:val="24"/>
          <w:szCs w:val="24"/>
          <w:u w:val="single"/>
        </w:rPr>
        <w:t xml:space="preserve"> are:</w:t>
      </w:r>
    </w:p>
    <w:p w14:paraId="2C4808A5" w14:textId="277477E1" w:rsidR="00B8624E" w:rsidRPr="00B8624E" w:rsidRDefault="00B8624E" w:rsidP="00B8624E">
      <w:pPr>
        <w:widowControl w:val="0"/>
        <w:spacing w:before="200" w:line="273" w:lineRule="auto"/>
        <w:ind w:left="502"/>
        <w:rPr>
          <w:sz w:val="24"/>
          <w:szCs w:val="24"/>
          <w:u w:val="single"/>
          <w:lang w:val="en-IN"/>
        </w:rPr>
      </w:pPr>
      <w:r w:rsidRPr="00B8624E">
        <w:rPr>
          <w:noProof/>
          <w:sz w:val="24"/>
          <w:szCs w:val="24"/>
          <w:u w:val="single"/>
          <w:lang w:val="en-IN"/>
        </w:rPr>
        <w:drawing>
          <wp:inline distT="0" distB="0" distL="0" distR="0" wp14:anchorId="7E1FFD5E" wp14:editId="740A2C6F">
            <wp:extent cx="4357254" cy="1283970"/>
            <wp:effectExtent l="0" t="0" r="5715" b="0"/>
            <wp:docPr id="1018722740" name="Picture 4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22740" name="Picture 49" descr="A screen 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67253" cy="1286917"/>
                    </a:xfrm>
                    <a:prstGeom prst="rect">
                      <a:avLst/>
                    </a:prstGeom>
                    <a:noFill/>
                    <a:ln>
                      <a:noFill/>
                    </a:ln>
                  </pic:spPr>
                </pic:pic>
              </a:graphicData>
            </a:graphic>
          </wp:inline>
        </w:drawing>
      </w:r>
    </w:p>
    <w:p w14:paraId="6C37A545" w14:textId="55BA4696" w:rsidR="00F96AC3" w:rsidRDefault="00F96AC3" w:rsidP="00F96AC3">
      <w:pPr>
        <w:widowControl w:val="0"/>
        <w:spacing w:before="200" w:line="273" w:lineRule="auto"/>
        <w:ind w:left="502"/>
        <w:rPr>
          <w:sz w:val="24"/>
          <w:szCs w:val="24"/>
          <w:u w:val="single"/>
          <w:lang w:val="en-IN"/>
        </w:rPr>
      </w:pPr>
      <w:r w:rsidRPr="00F96AC3">
        <w:rPr>
          <w:noProof/>
          <w:sz w:val="24"/>
          <w:szCs w:val="24"/>
          <w:u w:val="single"/>
          <w:lang w:val="en-IN"/>
        </w:rPr>
        <w:drawing>
          <wp:inline distT="0" distB="0" distL="0" distR="0" wp14:anchorId="6DA84A4F" wp14:editId="4B78DF0A">
            <wp:extent cx="4419600" cy="1163955"/>
            <wp:effectExtent l="0" t="0" r="0" b="0"/>
            <wp:docPr id="1533026524"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26524" name="Picture 51"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26093" cy="1165665"/>
                    </a:xfrm>
                    <a:prstGeom prst="rect">
                      <a:avLst/>
                    </a:prstGeom>
                    <a:noFill/>
                    <a:ln>
                      <a:noFill/>
                    </a:ln>
                  </pic:spPr>
                </pic:pic>
              </a:graphicData>
            </a:graphic>
          </wp:inline>
        </w:drawing>
      </w:r>
    </w:p>
    <w:p w14:paraId="5FE11DD9" w14:textId="786A7B1D" w:rsidR="0089472E" w:rsidRDefault="0089472E" w:rsidP="0089472E">
      <w:pPr>
        <w:widowControl w:val="0"/>
        <w:spacing w:before="200" w:line="273" w:lineRule="auto"/>
        <w:ind w:left="502"/>
        <w:rPr>
          <w:sz w:val="24"/>
          <w:szCs w:val="24"/>
          <w:u w:val="single"/>
          <w:lang w:val="en-IN"/>
        </w:rPr>
      </w:pPr>
    </w:p>
    <w:p w14:paraId="609352B5" w14:textId="1790720F" w:rsidR="00C75674" w:rsidRDefault="00C75674" w:rsidP="00C75674">
      <w:pPr>
        <w:widowControl w:val="0"/>
        <w:spacing w:before="200" w:line="273" w:lineRule="auto"/>
        <w:ind w:left="502"/>
        <w:rPr>
          <w:sz w:val="24"/>
          <w:szCs w:val="24"/>
          <w:u w:val="single"/>
          <w:lang w:val="en-IN"/>
        </w:rPr>
      </w:pPr>
      <w:r w:rsidRPr="00C75674">
        <w:rPr>
          <w:noProof/>
          <w:sz w:val="24"/>
          <w:szCs w:val="24"/>
          <w:u w:val="single"/>
          <w:lang w:val="en-IN"/>
        </w:rPr>
        <w:lastRenderedPageBreak/>
        <w:drawing>
          <wp:inline distT="0" distB="0" distL="0" distR="0" wp14:anchorId="24E0D68B" wp14:editId="12DBDBEB">
            <wp:extent cx="4438554" cy="1482436"/>
            <wp:effectExtent l="0" t="0" r="635" b="3810"/>
            <wp:docPr id="1218641483"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41483" name="Picture 55" descr="A screenshot of a computer&#10;&#10;Description automatically generated"/>
                    <pic:cNvPicPr>
                      <a:picLocks noChangeAspect="1" noChangeArrowheads="1"/>
                    </pic:cNvPicPr>
                  </pic:nvPicPr>
                  <pic:blipFill rotWithShape="1">
                    <a:blip r:embed="rId42">
                      <a:extLst>
                        <a:ext uri="{28A0092B-C50C-407E-A947-70E740481C1C}">
                          <a14:useLocalDpi xmlns:a14="http://schemas.microsoft.com/office/drawing/2010/main" val="0"/>
                        </a:ext>
                      </a:extLst>
                    </a:blip>
                    <a:srcRect b="12268"/>
                    <a:stretch/>
                  </pic:blipFill>
                  <pic:spPr bwMode="auto">
                    <a:xfrm>
                      <a:off x="0" y="0"/>
                      <a:ext cx="4455055" cy="1487947"/>
                    </a:xfrm>
                    <a:prstGeom prst="rect">
                      <a:avLst/>
                    </a:prstGeom>
                    <a:noFill/>
                    <a:ln>
                      <a:noFill/>
                    </a:ln>
                    <a:extLst>
                      <a:ext uri="{53640926-AAD7-44D8-BBD7-CCE9431645EC}">
                        <a14:shadowObscured xmlns:a14="http://schemas.microsoft.com/office/drawing/2010/main"/>
                      </a:ext>
                    </a:extLst>
                  </pic:spPr>
                </pic:pic>
              </a:graphicData>
            </a:graphic>
          </wp:inline>
        </w:drawing>
      </w:r>
    </w:p>
    <w:p w14:paraId="05539B1B" w14:textId="147638D2" w:rsidR="00C23513" w:rsidRPr="00C23513" w:rsidRDefault="00C23513" w:rsidP="00C23513">
      <w:pPr>
        <w:widowControl w:val="0"/>
        <w:spacing w:before="200" w:line="273" w:lineRule="auto"/>
        <w:ind w:left="502"/>
        <w:rPr>
          <w:sz w:val="24"/>
          <w:szCs w:val="24"/>
          <w:u w:val="single"/>
          <w:lang w:val="en-IN"/>
        </w:rPr>
      </w:pPr>
      <w:r w:rsidRPr="00C23513">
        <w:rPr>
          <w:noProof/>
          <w:sz w:val="24"/>
          <w:szCs w:val="24"/>
          <w:u w:val="single"/>
          <w:lang w:val="en-IN"/>
        </w:rPr>
        <w:drawing>
          <wp:inline distT="0" distB="0" distL="0" distR="0" wp14:anchorId="771F42D3" wp14:editId="19D100CC">
            <wp:extent cx="4453890" cy="1724891"/>
            <wp:effectExtent l="0" t="0" r="3810" b="8890"/>
            <wp:docPr id="22914810"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4810" name="Picture 57"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20009" cy="1750497"/>
                    </a:xfrm>
                    <a:prstGeom prst="rect">
                      <a:avLst/>
                    </a:prstGeom>
                    <a:noFill/>
                    <a:ln>
                      <a:noFill/>
                    </a:ln>
                  </pic:spPr>
                </pic:pic>
              </a:graphicData>
            </a:graphic>
          </wp:inline>
        </w:drawing>
      </w:r>
    </w:p>
    <w:p w14:paraId="488AF0B4" w14:textId="77777777" w:rsidR="00C75674" w:rsidRDefault="00C75674" w:rsidP="00C75674">
      <w:pPr>
        <w:widowControl w:val="0"/>
        <w:spacing w:before="200" w:line="273" w:lineRule="auto"/>
        <w:ind w:left="502"/>
        <w:rPr>
          <w:sz w:val="24"/>
          <w:szCs w:val="24"/>
          <w:u w:val="single"/>
          <w:lang w:val="en-IN"/>
        </w:rPr>
      </w:pPr>
    </w:p>
    <w:p w14:paraId="5F6F9123" w14:textId="51910CD4" w:rsidR="00642FDD" w:rsidRDefault="00642FDD" w:rsidP="00642FDD">
      <w:pPr>
        <w:widowControl w:val="0"/>
        <w:spacing w:before="200" w:line="273" w:lineRule="auto"/>
        <w:ind w:left="502"/>
        <w:rPr>
          <w:sz w:val="24"/>
          <w:szCs w:val="24"/>
          <w:u w:val="single"/>
          <w:lang w:val="en-IN"/>
        </w:rPr>
      </w:pPr>
      <w:r w:rsidRPr="00642FDD">
        <w:rPr>
          <w:noProof/>
          <w:sz w:val="24"/>
          <w:szCs w:val="24"/>
          <w:u w:val="single"/>
          <w:lang w:val="en-IN"/>
        </w:rPr>
        <w:drawing>
          <wp:inline distT="0" distB="0" distL="0" distR="0" wp14:anchorId="4AC4153D" wp14:editId="0B837EBC">
            <wp:extent cx="4602480" cy="1717964"/>
            <wp:effectExtent l="0" t="0" r="7620" b="0"/>
            <wp:docPr id="846988039" name="Picture 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88039" name="Picture 59"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17453" cy="1723553"/>
                    </a:xfrm>
                    <a:prstGeom prst="rect">
                      <a:avLst/>
                    </a:prstGeom>
                    <a:noFill/>
                    <a:ln>
                      <a:noFill/>
                    </a:ln>
                  </pic:spPr>
                </pic:pic>
              </a:graphicData>
            </a:graphic>
          </wp:inline>
        </w:drawing>
      </w:r>
    </w:p>
    <w:p w14:paraId="1DCAD207" w14:textId="26CC4099" w:rsidR="00BE7A2D" w:rsidRPr="00BE7A2D" w:rsidRDefault="00BE7A2D" w:rsidP="00BE7A2D">
      <w:pPr>
        <w:widowControl w:val="0"/>
        <w:spacing w:before="200" w:line="273" w:lineRule="auto"/>
        <w:ind w:left="502"/>
        <w:rPr>
          <w:sz w:val="24"/>
          <w:szCs w:val="24"/>
          <w:u w:val="single"/>
          <w:lang w:val="en-IN"/>
        </w:rPr>
      </w:pPr>
      <w:r w:rsidRPr="00BE7A2D">
        <w:rPr>
          <w:noProof/>
          <w:sz w:val="24"/>
          <w:szCs w:val="24"/>
          <w:u w:val="single"/>
          <w:lang w:val="en-IN"/>
        </w:rPr>
        <w:drawing>
          <wp:inline distT="0" distB="0" distL="0" distR="0" wp14:anchorId="11F92345" wp14:editId="6B308EF4">
            <wp:extent cx="3688080" cy="373380"/>
            <wp:effectExtent l="0" t="0" r="7620" b="7620"/>
            <wp:docPr id="1879755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8080" cy="373380"/>
                    </a:xfrm>
                    <a:prstGeom prst="rect">
                      <a:avLst/>
                    </a:prstGeom>
                    <a:noFill/>
                    <a:ln>
                      <a:noFill/>
                    </a:ln>
                  </pic:spPr>
                </pic:pic>
              </a:graphicData>
            </a:graphic>
          </wp:inline>
        </w:drawing>
      </w:r>
    </w:p>
    <w:p w14:paraId="23289080" w14:textId="1E79F71D" w:rsidR="00AC3579" w:rsidRPr="00AC3579" w:rsidRDefault="00AC3579" w:rsidP="00AC3579">
      <w:pPr>
        <w:widowControl w:val="0"/>
        <w:spacing w:before="200" w:line="273" w:lineRule="auto"/>
        <w:ind w:left="502"/>
        <w:rPr>
          <w:sz w:val="24"/>
          <w:szCs w:val="24"/>
          <w:u w:val="single"/>
          <w:lang w:val="en-IN"/>
        </w:rPr>
      </w:pPr>
    </w:p>
    <w:p w14:paraId="790CD355" w14:textId="6CE220D0" w:rsidR="00C23513" w:rsidRDefault="00766C78" w:rsidP="008323CF">
      <w:pPr>
        <w:widowControl w:val="0"/>
        <w:spacing w:before="200" w:line="273" w:lineRule="auto"/>
        <w:ind w:left="502"/>
        <w:rPr>
          <w:sz w:val="24"/>
          <w:szCs w:val="24"/>
          <w:u w:val="single"/>
          <w:lang w:val="en-IN"/>
        </w:rPr>
      </w:pPr>
      <w:r w:rsidRPr="00766C78">
        <w:rPr>
          <w:noProof/>
          <w:sz w:val="24"/>
          <w:szCs w:val="24"/>
          <w:u w:val="single"/>
          <w:lang w:val="en-IN"/>
        </w:rPr>
        <w:drawing>
          <wp:inline distT="0" distB="0" distL="0" distR="0" wp14:anchorId="3584C4C6" wp14:editId="7D157C54">
            <wp:extent cx="4648200" cy="1551709"/>
            <wp:effectExtent l="0" t="0" r="0" b="0"/>
            <wp:docPr id="130154755"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4755" name="Picture 63"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72440" cy="1559801"/>
                    </a:xfrm>
                    <a:prstGeom prst="rect">
                      <a:avLst/>
                    </a:prstGeom>
                    <a:noFill/>
                    <a:ln>
                      <a:noFill/>
                    </a:ln>
                  </pic:spPr>
                </pic:pic>
              </a:graphicData>
            </a:graphic>
          </wp:inline>
        </w:drawing>
      </w:r>
    </w:p>
    <w:p w14:paraId="5582B2E0" w14:textId="4E5E8DF5" w:rsidR="008323CF" w:rsidRDefault="008323CF" w:rsidP="008323CF">
      <w:pPr>
        <w:widowControl w:val="0"/>
        <w:spacing w:before="200" w:line="273" w:lineRule="auto"/>
        <w:ind w:left="502"/>
        <w:rPr>
          <w:sz w:val="24"/>
          <w:szCs w:val="24"/>
          <w:u w:val="single"/>
          <w:lang w:val="en-IN"/>
        </w:rPr>
      </w:pPr>
      <w:r w:rsidRPr="008323CF">
        <w:rPr>
          <w:noProof/>
          <w:sz w:val="24"/>
          <w:szCs w:val="24"/>
          <w:u w:val="single"/>
          <w:lang w:val="en-IN"/>
        </w:rPr>
        <w:lastRenderedPageBreak/>
        <w:drawing>
          <wp:inline distT="0" distB="0" distL="0" distR="0" wp14:anchorId="5C3AC41F" wp14:editId="45EE5718">
            <wp:extent cx="4641272" cy="1606550"/>
            <wp:effectExtent l="0" t="0" r="6985" b="0"/>
            <wp:docPr id="314887821" name="Picture 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87821" name="Picture 65"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56326" cy="1611761"/>
                    </a:xfrm>
                    <a:prstGeom prst="rect">
                      <a:avLst/>
                    </a:prstGeom>
                    <a:noFill/>
                    <a:ln>
                      <a:noFill/>
                    </a:ln>
                  </pic:spPr>
                </pic:pic>
              </a:graphicData>
            </a:graphic>
          </wp:inline>
        </w:drawing>
      </w:r>
    </w:p>
    <w:p w14:paraId="1F6EF42F" w14:textId="62CED4E4" w:rsidR="00E0564B" w:rsidRDefault="00315C68" w:rsidP="00964455">
      <w:pPr>
        <w:widowControl w:val="0"/>
        <w:spacing w:before="200" w:line="273" w:lineRule="auto"/>
        <w:ind w:left="502"/>
        <w:rPr>
          <w:sz w:val="24"/>
          <w:szCs w:val="24"/>
          <w:u w:val="single"/>
          <w:lang w:val="en-IN"/>
        </w:rPr>
      </w:pPr>
      <w:r w:rsidRPr="00315C68">
        <w:rPr>
          <w:noProof/>
          <w:sz w:val="24"/>
          <w:szCs w:val="24"/>
          <w:u w:val="single"/>
          <w:lang w:val="en-IN"/>
        </w:rPr>
        <w:drawing>
          <wp:inline distT="0" distB="0" distL="0" distR="0" wp14:anchorId="0BA69225" wp14:editId="0380999C">
            <wp:extent cx="4592320" cy="1620982"/>
            <wp:effectExtent l="0" t="0" r="0" b="0"/>
            <wp:docPr id="1248278968" name="Picture 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78968" name="Picture 67"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34561" cy="1635892"/>
                    </a:xfrm>
                    <a:prstGeom prst="rect">
                      <a:avLst/>
                    </a:prstGeom>
                    <a:noFill/>
                    <a:ln>
                      <a:noFill/>
                    </a:ln>
                  </pic:spPr>
                </pic:pic>
              </a:graphicData>
            </a:graphic>
          </wp:inline>
        </w:drawing>
      </w:r>
    </w:p>
    <w:p w14:paraId="0EE38F6F" w14:textId="5EEFFCC2" w:rsidR="00A126E1" w:rsidRPr="00A126E1" w:rsidRDefault="00A126E1" w:rsidP="00A126E1">
      <w:pPr>
        <w:widowControl w:val="0"/>
        <w:spacing w:before="200" w:line="273" w:lineRule="auto"/>
        <w:ind w:left="502"/>
        <w:rPr>
          <w:sz w:val="24"/>
          <w:szCs w:val="24"/>
          <w:u w:val="single"/>
          <w:lang w:val="en-IN"/>
        </w:rPr>
      </w:pPr>
      <w:r w:rsidRPr="00A126E1">
        <w:rPr>
          <w:noProof/>
          <w:sz w:val="24"/>
          <w:szCs w:val="24"/>
          <w:u w:val="single"/>
          <w:lang w:val="en-IN"/>
        </w:rPr>
        <w:drawing>
          <wp:inline distT="0" distB="0" distL="0" distR="0" wp14:anchorId="11E4BAEB" wp14:editId="08E1E79A">
            <wp:extent cx="5733415" cy="1507490"/>
            <wp:effectExtent l="0" t="0" r="635" b="0"/>
            <wp:docPr id="119640357" name="Picture 8"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0357" name="Picture 8" descr="A computer screen shot of a computer cod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1507490"/>
                    </a:xfrm>
                    <a:prstGeom prst="rect">
                      <a:avLst/>
                    </a:prstGeom>
                    <a:noFill/>
                    <a:ln>
                      <a:noFill/>
                    </a:ln>
                  </pic:spPr>
                </pic:pic>
              </a:graphicData>
            </a:graphic>
          </wp:inline>
        </w:drawing>
      </w:r>
    </w:p>
    <w:p w14:paraId="39144323" w14:textId="77777777" w:rsidR="00A126E1" w:rsidRPr="00964455" w:rsidRDefault="00A126E1" w:rsidP="00964455">
      <w:pPr>
        <w:widowControl w:val="0"/>
        <w:spacing w:before="200" w:line="273" w:lineRule="auto"/>
        <w:ind w:left="502"/>
        <w:rPr>
          <w:sz w:val="24"/>
          <w:szCs w:val="24"/>
          <w:u w:val="single"/>
          <w:lang w:val="en-IN"/>
        </w:rPr>
      </w:pPr>
    </w:p>
    <w:p w14:paraId="00000028" w14:textId="77777777" w:rsidR="000C6BF3" w:rsidRDefault="00C2219A" w:rsidP="00A36649">
      <w:pPr>
        <w:widowControl w:val="0"/>
        <w:numPr>
          <w:ilvl w:val="0"/>
          <w:numId w:val="2"/>
        </w:numPr>
        <w:spacing w:before="200" w:line="273" w:lineRule="auto"/>
        <w:rPr>
          <w:color w:val="005E00"/>
          <w:sz w:val="24"/>
          <w:szCs w:val="24"/>
        </w:rPr>
      </w:pPr>
      <w:r w:rsidRPr="00DC6445">
        <w:rPr>
          <w:color w:val="005E00"/>
          <w:sz w:val="24"/>
          <w:szCs w:val="24"/>
        </w:rPr>
        <w:t>Wait Times Correlated with Demographics and Care: Explore how average wait times vary across different product categories to optimize scheduling and staffing.</w:t>
      </w:r>
    </w:p>
    <w:p w14:paraId="6D2AC6B5" w14:textId="19D33A95" w:rsidR="00964455" w:rsidRDefault="00990122" w:rsidP="00964455">
      <w:pPr>
        <w:widowControl w:val="0"/>
        <w:spacing w:before="200" w:line="273" w:lineRule="auto"/>
        <w:ind w:left="502"/>
        <w:rPr>
          <w:sz w:val="24"/>
          <w:szCs w:val="24"/>
        </w:rPr>
      </w:pPr>
      <w:r w:rsidRPr="00A07C5D">
        <w:rPr>
          <w:sz w:val="24"/>
          <w:szCs w:val="24"/>
        </w:rPr>
        <w:t xml:space="preserve">I have already calculated </w:t>
      </w:r>
      <w:r w:rsidR="00C8181B" w:rsidRPr="00A07C5D">
        <w:rPr>
          <w:sz w:val="24"/>
          <w:szCs w:val="24"/>
        </w:rPr>
        <w:t xml:space="preserve">Delivery Duration </w:t>
      </w:r>
      <w:r w:rsidR="004E7191" w:rsidRPr="00A07C5D">
        <w:rPr>
          <w:sz w:val="24"/>
          <w:szCs w:val="24"/>
        </w:rPr>
        <w:t xml:space="preserve">which is the duration between </w:t>
      </w:r>
      <w:r w:rsidR="00093FF8" w:rsidRPr="00A07C5D">
        <w:rPr>
          <w:sz w:val="24"/>
          <w:szCs w:val="24"/>
        </w:rPr>
        <w:t xml:space="preserve">order </w:t>
      </w:r>
      <w:r w:rsidR="00C109C1" w:rsidRPr="00A07C5D">
        <w:rPr>
          <w:sz w:val="24"/>
          <w:szCs w:val="24"/>
        </w:rPr>
        <w:t>date and</w:t>
      </w:r>
      <w:r w:rsidR="00093FF8" w:rsidRPr="00A07C5D">
        <w:rPr>
          <w:sz w:val="24"/>
          <w:szCs w:val="24"/>
        </w:rPr>
        <w:t xml:space="preserve"> delivery </w:t>
      </w:r>
      <w:r w:rsidR="00A07C5D" w:rsidRPr="00A07C5D">
        <w:rPr>
          <w:sz w:val="24"/>
          <w:szCs w:val="24"/>
        </w:rPr>
        <w:t>date,</w:t>
      </w:r>
      <w:r w:rsidR="00093FF8" w:rsidRPr="00A07C5D">
        <w:rPr>
          <w:sz w:val="24"/>
          <w:szCs w:val="24"/>
        </w:rPr>
        <w:t xml:space="preserve"> an</w:t>
      </w:r>
      <w:r w:rsidR="00A07C5D" w:rsidRPr="00A07C5D">
        <w:rPr>
          <w:sz w:val="24"/>
          <w:szCs w:val="24"/>
        </w:rPr>
        <w:t>d it is same</w:t>
      </w:r>
      <w:r w:rsidR="00A07C5D">
        <w:rPr>
          <w:sz w:val="24"/>
          <w:szCs w:val="24"/>
        </w:rPr>
        <w:t xml:space="preserve"> </w:t>
      </w:r>
      <w:proofErr w:type="gramStart"/>
      <w:r w:rsidR="00A07C5D">
        <w:rPr>
          <w:sz w:val="24"/>
          <w:szCs w:val="24"/>
        </w:rPr>
        <w:t xml:space="preserve">for </w:t>
      </w:r>
      <w:r w:rsidR="00A07C5D" w:rsidRPr="00A07C5D">
        <w:rPr>
          <w:sz w:val="24"/>
          <w:szCs w:val="24"/>
        </w:rPr>
        <w:t xml:space="preserve"> wait</w:t>
      </w:r>
      <w:proofErr w:type="gramEnd"/>
      <w:r w:rsidR="00A07C5D" w:rsidRPr="00A07C5D">
        <w:rPr>
          <w:sz w:val="24"/>
          <w:szCs w:val="24"/>
        </w:rPr>
        <w:t xml:space="preserve"> times</w:t>
      </w:r>
      <w:r w:rsidR="00A07C5D">
        <w:rPr>
          <w:sz w:val="24"/>
          <w:szCs w:val="24"/>
        </w:rPr>
        <w:t xml:space="preserve"> as well</w:t>
      </w:r>
      <w:r w:rsidR="00A07C5D" w:rsidRPr="00A07C5D">
        <w:rPr>
          <w:sz w:val="24"/>
          <w:szCs w:val="24"/>
        </w:rPr>
        <w:t>.</w:t>
      </w:r>
    </w:p>
    <w:p w14:paraId="2FC7BFE0" w14:textId="704FBD22" w:rsidR="00C109C1" w:rsidRDefault="00C109C1" w:rsidP="00964455">
      <w:pPr>
        <w:widowControl w:val="0"/>
        <w:spacing w:before="200" w:line="273" w:lineRule="auto"/>
        <w:ind w:left="502"/>
        <w:rPr>
          <w:sz w:val="24"/>
          <w:szCs w:val="24"/>
        </w:rPr>
      </w:pPr>
      <w:r w:rsidRPr="00B8624E">
        <w:rPr>
          <w:noProof/>
          <w:sz w:val="24"/>
          <w:szCs w:val="24"/>
          <w:u w:val="single"/>
          <w:lang w:val="en-IN"/>
        </w:rPr>
        <w:drawing>
          <wp:inline distT="0" distB="0" distL="0" distR="0" wp14:anchorId="3E17ADA0" wp14:editId="2D6C98BC">
            <wp:extent cx="4357254" cy="1283970"/>
            <wp:effectExtent l="0" t="0" r="5715" b="0"/>
            <wp:docPr id="492627518" name="Picture 4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22740" name="Picture 49" descr="A screen 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67253" cy="1286917"/>
                    </a:xfrm>
                    <a:prstGeom prst="rect">
                      <a:avLst/>
                    </a:prstGeom>
                    <a:noFill/>
                    <a:ln>
                      <a:noFill/>
                    </a:ln>
                  </pic:spPr>
                </pic:pic>
              </a:graphicData>
            </a:graphic>
          </wp:inline>
        </w:drawing>
      </w:r>
    </w:p>
    <w:p w14:paraId="2D43AAEC" w14:textId="2EF4AB60" w:rsidR="00C109C1" w:rsidRDefault="00CF17F5" w:rsidP="00964455">
      <w:pPr>
        <w:widowControl w:val="0"/>
        <w:spacing w:before="200" w:line="273" w:lineRule="auto"/>
        <w:ind w:left="502"/>
        <w:rPr>
          <w:sz w:val="24"/>
          <w:szCs w:val="24"/>
          <w:u w:val="single"/>
        </w:rPr>
      </w:pPr>
      <w:r w:rsidRPr="00CF17F5">
        <w:rPr>
          <w:sz w:val="24"/>
          <w:szCs w:val="24"/>
          <w:u w:val="single"/>
        </w:rPr>
        <w:t xml:space="preserve">Visualization </w:t>
      </w:r>
    </w:p>
    <w:p w14:paraId="201A166A" w14:textId="60B57B75" w:rsidR="007F1B18" w:rsidRPr="007F1B18" w:rsidRDefault="007F1B18" w:rsidP="007F1B18">
      <w:pPr>
        <w:widowControl w:val="0"/>
        <w:spacing w:before="200" w:line="273" w:lineRule="auto"/>
        <w:ind w:left="502"/>
        <w:rPr>
          <w:sz w:val="24"/>
          <w:szCs w:val="24"/>
          <w:lang w:val="en-IN"/>
        </w:rPr>
      </w:pPr>
      <w:r w:rsidRPr="007F1B18">
        <w:rPr>
          <w:sz w:val="24"/>
          <w:szCs w:val="24"/>
          <w:lang w:val="en-IN"/>
        </w:rPr>
        <w:t>X-Axis: Product Category</w:t>
      </w:r>
    </w:p>
    <w:p w14:paraId="14FAC565" w14:textId="15B93CD7" w:rsidR="00CF17F5" w:rsidRDefault="007F1B18" w:rsidP="007F1B18">
      <w:pPr>
        <w:widowControl w:val="0"/>
        <w:spacing w:before="200" w:line="273" w:lineRule="auto"/>
        <w:ind w:left="502"/>
        <w:rPr>
          <w:sz w:val="24"/>
          <w:szCs w:val="24"/>
          <w:lang w:val="en-IN"/>
        </w:rPr>
      </w:pPr>
      <w:r w:rsidRPr="007F1B18">
        <w:rPr>
          <w:sz w:val="24"/>
          <w:szCs w:val="24"/>
          <w:lang w:val="en-IN"/>
        </w:rPr>
        <w:lastRenderedPageBreak/>
        <w:t xml:space="preserve"> Y-Axis: Av</w:t>
      </w:r>
      <w:r w:rsidR="00A722C4">
        <w:rPr>
          <w:sz w:val="24"/>
          <w:szCs w:val="24"/>
          <w:lang w:val="en-IN"/>
        </w:rPr>
        <w:t xml:space="preserve">erage </w:t>
      </w:r>
      <w:r w:rsidR="00A722C4" w:rsidRPr="007F1B18">
        <w:rPr>
          <w:sz w:val="24"/>
          <w:szCs w:val="24"/>
          <w:lang w:val="en-IN"/>
        </w:rPr>
        <w:t>Wait Time</w:t>
      </w:r>
    </w:p>
    <w:p w14:paraId="2A5FDC78" w14:textId="6EEFD01D" w:rsidR="00A722C4" w:rsidRPr="00A722C4" w:rsidRDefault="00A722C4" w:rsidP="00A722C4">
      <w:pPr>
        <w:widowControl w:val="0"/>
        <w:spacing w:before="200" w:line="273" w:lineRule="auto"/>
        <w:ind w:left="502"/>
        <w:rPr>
          <w:sz w:val="24"/>
          <w:szCs w:val="24"/>
          <w:lang w:val="en-IN"/>
        </w:rPr>
      </w:pPr>
      <w:r w:rsidRPr="00A722C4">
        <w:rPr>
          <w:noProof/>
          <w:sz w:val="24"/>
          <w:szCs w:val="24"/>
          <w:lang w:val="en-IN"/>
        </w:rPr>
        <w:drawing>
          <wp:inline distT="0" distB="0" distL="0" distR="0" wp14:anchorId="3793563B" wp14:editId="02B6AADB">
            <wp:extent cx="5509260" cy="3101288"/>
            <wp:effectExtent l="0" t="0" r="0" b="4445"/>
            <wp:docPr id="114659460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22831" cy="3108927"/>
                    </a:xfrm>
                    <a:prstGeom prst="rect">
                      <a:avLst/>
                    </a:prstGeom>
                    <a:noFill/>
                    <a:ln>
                      <a:noFill/>
                    </a:ln>
                  </pic:spPr>
                </pic:pic>
              </a:graphicData>
            </a:graphic>
          </wp:inline>
        </w:drawing>
      </w:r>
    </w:p>
    <w:p w14:paraId="10F44FFB" w14:textId="2C650721" w:rsidR="007F1B18" w:rsidRDefault="0093487D" w:rsidP="007F1B18">
      <w:pPr>
        <w:widowControl w:val="0"/>
        <w:spacing w:before="200" w:line="273" w:lineRule="auto"/>
        <w:ind w:left="502"/>
        <w:rPr>
          <w:sz w:val="24"/>
          <w:szCs w:val="24"/>
          <w:u w:val="single"/>
        </w:rPr>
      </w:pPr>
      <w:r w:rsidRPr="0093487D">
        <w:rPr>
          <w:sz w:val="24"/>
          <w:szCs w:val="24"/>
          <w:u w:val="single"/>
        </w:rPr>
        <w:t>Insight:</w:t>
      </w:r>
    </w:p>
    <w:p w14:paraId="0C39E973" w14:textId="77777777" w:rsidR="008B4BE1" w:rsidRPr="008B4BE1" w:rsidRDefault="008B4BE1" w:rsidP="00A36649">
      <w:pPr>
        <w:pStyle w:val="ListParagraph"/>
        <w:numPr>
          <w:ilvl w:val="0"/>
          <w:numId w:val="52"/>
        </w:numPr>
        <w:spacing w:after="160" w:line="278" w:lineRule="auto"/>
        <w:rPr>
          <w:sz w:val="24"/>
          <w:szCs w:val="24"/>
        </w:rPr>
      </w:pPr>
      <w:r w:rsidRPr="008B4BE1">
        <w:rPr>
          <w:sz w:val="24"/>
          <w:szCs w:val="24"/>
        </w:rPr>
        <w:t>Electronics has the longest average wait time (9.554 days), suggesting that there may be inefficiencies or delays in processing orders in this category.</w:t>
      </w:r>
    </w:p>
    <w:p w14:paraId="24BD8F4F" w14:textId="77777777" w:rsidR="008B4BE1" w:rsidRPr="008B4BE1" w:rsidRDefault="008B4BE1" w:rsidP="00A36649">
      <w:pPr>
        <w:pStyle w:val="ListParagraph"/>
        <w:numPr>
          <w:ilvl w:val="0"/>
          <w:numId w:val="52"/>
        </w:numPr>
        <w:spacing w:after="160" w:line="278" w:lineRule="auto"/>
        <w:rPr>
          <w:sz w:val="24"/>
          <w:szCs w:val="24"/>
        </w:rPr>
      </w:pPr>
      <w:r w:rsidRPr="008B4BE1">
        <w:rPr>
          <w:sz w:val="24"/>
          <w:szCs w:val="24"/>
        </w:rPr>
        <w:t>Health and Beauty, although slightly higher than Home and Office, still falls into a higher category of wait times compared to others, indicating a potential issue in fulfilment processes for this category.</w:t>
      </w:r>
    </w:p>
    <w:p w14:paraId="172F9BD3" w14:textId="77777777" w:rsidR="008B4BE1" w:rsidRPr="008B4BE1" w:rsidRDefault="008B4BE1" w:rsidP="00A36649">
      <w:pPr>
        <w:pStyle w:val="ListParagraph"/>
        <w:numPr>
          <w:ilvl w:val="0"/>
          <w:numId w:val="52"/>
        </w:numPr>
        <w:spacing w:after="160" w:line="278" w:lineRule="auto"/>
        <w:rPr>
          <w:sz w:val="24"/>
          <w:szCs w:val="24"/>
        </w:rPr>
      </w:pPr>
      <w:r w:rsidRPr="008B4BE1">
        <w:rPr>
          <w:sz w:val="24"/>
          <w:szCs w:val="24"/>
        </w:rPr>
        <w:t>Fashion, Phone and Tablets, and Home and Office have relatively closer wait times, though Fashion still has a lower average compared to the others, indicating a more efficient processing system for this category.</w:t>
      </w:r>
    </w:p>
    <w:p w14:paraId="3B3AE31E" w14:textId="77777777" w:rsidR="0093487D" w:rsidRDefault="0093487D" w:rsidP="00FE5610">
      <w:pPr>
        <w:pStyle w:val="ListParagraph"/>
        <w:widowControl w:val="0"/>
        <w:spacing w:before="200" w:line="273" w:lineRule="auto"/>
        <w:ind w:left="1222"/>
        <w:rPr>
          <w:sz w:val="24"/>
          <w:szCs w:val="24"/>
          <w:u w:val="single"/>
        </w:rPr>
      </w:pPr>
    </w:p>
    <w:p w14:paraId="55004E24" w14:textId="6BD9170C" w:rsidR="00FE5610" w:rsidRPr="00257941" w:rsidRDefault="00257941" w:rsidP="00FE5610">
      <w:pPr>
        <w:rPr>
          <w:b/>
          <w:bCs/>
          <w:sz w:val="24"/>
          <w:szCs w:val="24"/>
          <w:u w:val="single"/>
        </w:rPr>
      </w:pPr>
      <w:r>
        <w:rPr>
          <w:b/>
          <w:bCs/>
          <w:sz w:val="28"/>
          <w:szCs w:val="28"/>
        </w:rPr>
        <w:t xml:space="preserve">      </w:t>
      </w:r>
      <w:r w:rsidR="00FE5610" w:rsidRPr="00257941">
        <w:rPr>
          <w:b/>
          <w:bCs/>
          <w:sz w:val="24"/>
          <w:szCs w:val="24"/>
          <w:u w:val="single"/>
        </w:rPr>
        <w:t>Strategies to optimize scheduling and staffing:</w:t>
      </w:r>
    </w:p>
    <w:p w14:paraId="07C29406" w14:textId="77777777" w:rsidR="00FE5610" w:rsidRPr="00257941" w:rsidRDefault="00FE5610" w:rsidP="00A36649">
      <w:pPr>
        <w:pStyle w:val="ListParagraph"/>
        <w:numPr>
          <w:ilvl w:val="0"/>
          <w:numId w:val="53"/>
        </w:numPr>
        <w:spacing w:after="160" w:line="278" w:lineRule="auto"/>
        <w:rPr>
          <w:sz w:val="24"/>
          <w:szCs w:val="24"/>
        </w:rPr>
      </w:pPr>
      <w:r w:rsidRPr="00257941">
        <w:rPr>
          <w:sz w:val="24"/>
          <w:szCs w:val="24"/>
        </w:rPr>
        <w:t>Allocating more staff or optimize fulfilment processes to reduce delays in this Electronics category.</w:t>
      </w:r>
    </w:p>
    <w:p w14:paraId="4EB54E98" w14:textId="77777777" w:rsidR="00FE5610" w:rsidRPr="00257941" w:rsidRDefault="00FE5610" w:rsidP="00A36649">
      <w:pPr>
        <w:pStyle w:val="ListParagraph"/>
        <w:numPr>
          <w:ilvl w:val="0"/>
          <w:numId w:val="53"/>
        </w:numPr>
        <w:spacing w:after="160" w:line="278" w:lineRule="auto"/>
        <w:rPr>
          <w:sz w:val="24"/>
          <w:szCs w:val="24"/>
        </w:rPr>
      </w:pPr>
      <w:r w:rsidRPr="00257941">
        <w:rPr>
          <w:sz w:val="24"/>
          <w:szCs w:val="24"/>
        </w:rPr>
        <w:t>Ensuring the current staff levels are maintained but be prepared to scale during peak demand periods.</w:t>
      </w:r>
    </w:p>
    <w:p w14:paraId="1C9501B3" w14:textId="77777777" w:rsidR="00FE5610" w:rsidRPr="00257941" w:rsidRDefault="00FE5610" w:rsidP="00A36649">
      <w:pPr>
        <w:pStyle w:val="ListParagraph"/>
        <w:numPr>
          <w:ilvl w:val="0"/>
          <w:numId w:val="53"/>
        </w:numPr>
        <w:spacing w:after="160" w:line="278" w:lineRule="auto"/>
        <w:rPr>
          <w:sz w:val="24"/>
          <w:szCs w:val="24"/>
        </w:rPr>
      </w:pPr>
      <w:r w:rsidRPr="00257941">
        <w:rPr>
          <w:sz w:val="24"/>
          <w:szCs w:val="24"/>
        </w:rPr>
        <w:t>By leveraging data to forecast high-demand periods (e.g., holidays) and adjust staffing levels to ensure timely order fulfilment across all categories.</w:t>
      </w:r>
    </w:p>
    <w:p w14:paraId="22F6113E" w14:textId="77777777" w:rsidR="00FE5610" w:rsidRPr="0093487D" w:rsidRDefault="00FE5610" w:rsidP="00FE5610">
      <w:pPr>
        <w:pStyle w:val="ListParagraph"/>
        <w:widowControl w:val="0"/>
        <w:spacing w:before="200" w:line="273" w:lineRule="auto"/>
        <w:ind w:left="1222"/>
        <w:rPr>
          <w:sz w:val="24"/>
          <w:szCs w:val="24"/>
          <w:u w:val="single"/>
        </w:rPr>
      </w:pPr>
    </w:p>
    <w:p w14:paraId="00000029" w14:textId="77777777" w:rsidR="000C6BF3" w:rsidRDefault="00C2219A" w:rsidP="00A36649">
      <w:pPr>
        <w:widowControl w:val="0"/>
        <w:numPr>
          <w:ilvl w:val="0"/>
          <w:numId w:val="2"/>
        </w:numPr>
        <w:spacing w:before="200" w:line="273" w:lineRule="auto"/>
        <w:rPr>
          <w:color w:val="005E00"/>
          <w:sz w:val="24"/>
          <w:szCs w:val="24"/>
        </w:rPr>
      </w:pPr>
      <w:r w:rsidRPr="00DC6445">
        <w:rPr>
          <w:color w:val="005E00"/>
          <w:sz w:val="24"/>
          <w:szCs w:val="24"/>
        </w:rPr>
        <w:t>Explore if there is any relationship between the Delivery type and waiting time between ordering and receiving an item.</w:t>
      </w:r>
    </w:p>
    <w:p w14:paraId="3ECEE1C6" w14:textId="4CFD8B33" w:rsidR="00FE59CF" w:rsidRDefault="00FE59CF" w:rsidP="00FE59CF">
      <w:pPr>
        <w:widowControl w:val="0"/>
        <w:spacing w:before="200" w:line="273" w:lineRule="auto"/>
        <w:ind w:left="502"/>
        <w:rPr>
          <w:b/>
          <w:bCs/>
          <w:sz w:val="24"/>
          <w:szCs w:val="24"/>
          <w:u w:val="single"/>
        </w:rPr>
      </w:pPr>
      <w:r w:rsidRPr="00FE59CF">
        <w:rPr>
          <w:b/>
          <w:bCs/>
          <w:sz w:val="24"/>
          <w:szCs w:val="24"/>
          <w:u w:val="single"/>
        </w:rPr>
        <w:t>Visualization</w:t>
      </w:r>
      <w:r>
        <w:rPr>
          <w:b/>
          <w:bCs/>
          <w:sz w:val="24"/>
          <w:szCs w:val="24"/>
          <w:u w:val="single"/>
        </w:rPr>
        <w:t>:</w:t>
      </w:r>
    </w:p>
    <w:p w14:paraId="6BAEE609" w14:textId="32B48EF0" w:rsidR="009543FC" w:rsidRPr="00212B80" w:rsidRDefault="00F07135" w:rsidP="00FE59CF">
      <w:pPr>
        <w:widowControl w:val="0"/>
        <w:spacing w:before="200" w:line="273" w:lineRule="auto"/>
        <w:ind w:left="502"/>
        <w:rPr>
          <w:sz w:val="24"/>
          <w:szCs w:val="24"/>
        </w:rPr>
      </w:pPr>
      <w:r w:rsidRPr="00212B80">
        <w:rPr>
          <w:sz w:val="24"/>
          <w:szCs w:val="24"/>
        </w:rPr>
        <w:t>X axis – Delivery Type</w:t>
      </w:r>
    </w:p>
    <w:p w14:paraId="4971E8D4" w14:textId="006A1B4B" w:rsidR="00F07135" w:rsidRPr="00212B80" w:rsidRDefault="00F07135" w:rsidP="00FE59CF">
      <w:pPr>
        <w:widowControl w:val="0"/>
        <w:spacing w:before="200" w:line="273" w:lineRule="auto"/>
        <w:ind w:left="502"/>
        <w:rPr>
          <w:sz w:val="24"/>
          <w:szCs w:val="24"/>
        </w:rPr>
      </w:pPr>
      <w:r w:rsidRPr="00212B80">
        <w:rPr>
          <w:sz w:val="24"/>
          <w:szCs w:val="24"/>
        </w:rPr>
        <w:lastRenderedPageBreak/>
        <w:t>Y axis – Average wait time</w:t>
      </w:r>
    </w:p>
    <w:p w14:paraId="7CCC9DA1" w14:textId="246BB953" w:rsidR="00690CE3" w:rsidRPr="00690CE3" w:rsidRDefault="00690CE3" w:rsidP="00690CE3">
      <w:pPr>
        <w:pStyle w:val="ListParagraph"/>
        <w:spacing w:before="100" w:beforeAutospacing="1" w:after="100" w:afterAutospacing="1" w:line="240" w:lineRule="auto"/>
        <w:ind w:left="502"/>
        <w:rPr>
          <w:rFonts w:ascii="Times New Roman" w:eastAsia="Times New Roman" w:hAnsi="Times New Roman" w:cs="Times New Roman"/>
          <w:sz w:val="24"/>
          <w:szCs w:val="24"/>
          <w:lang w:val="en-IN"/>
        </w:rPr>
      </w:pPr>
      <w:r w:rsidRPr="00690CE3">
        <w:rPr>
          <w:noProof/>
          <w:lang w:val="en-IN"/>
        </w:rPr>
        <w:drawing>
          <wp:inline distT="0" distB="0" distL="0" distR="0" wp14:anchorId="143628EC" wp14:editId="5AF6D9AA">
            <wp:extent cx="5195454" cy="2341245"/>
            <wp:effectExtent l="0" t="0" r="5715" b="1905"/>
            <wp:docPr id="318825847" name="Picture 70" descr="A graph of blu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25847" name="Picture 70" descr="A graph of blue rectangular objects&#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8100" cy="2351450"/>
                    </a:xfrm>
                    <a:prstGeom prst="rect">
                      <a:avLst/>
                    </a:prstGeom>
                    <a:noFill/>
                    <a:ln>
                      <a:noFill/>
                    </a:ln>
                  </pic:spPr>
                </pic:pic>
              </a:graphicData>
            </a:graphic>
          </wp:inline>
        </w:drawing>
      </w:r>
    </w:p>
    <w:p w14:paraId="3661902D" w14:textId="77777777" w:rsidR="001A64E1" w:rsidRPr="00FE59CF" w:rsidRDefault="001A64E1" w:rsidP="001A64E1">
      <w:pPr>
        <w:ind w:left="720"/>
        <w:rPr>
          <w:b/>
          <w:bCs/>
          <w:sz w:val="24"/>
          <w:szCs w:val="24"/>
          <w:u w:val="single"/>
        </w:rPr>
      </w:pPr>
      <w:r w:rsidRPr="00FE59CF">
        <w:rPr>
          <w:b/>
          <w:bCs/>
          <w:sz w:val="24"/>
          <w:szCs w:val="24"/>
          <w:u w:val="single"/>
        </w:rPr>
        <w:t>Insights:</w:t>
      </w:r>
    </w:p>
    <w:p w14:paraId="57E4EA49" w14:textId="77777777" w:rsidR="001A64E1" w:rsidRPr="001A64E1" w:rsidRDefault="001A64E1" w:rsidP="00A36649">
      <w:pPr>
        <w:pStyle w:val="ListParagraph"/>
        <w:numPr>
          <w:ilvl w:val="0"/>
          <w:numId w:val="54"/>
        </w:numPr>
        <w:spacing w:after="160" w:line="278" w:lineRule="auto"/>
        <w:rPr>
          <w:sz w:val="24"/>
          <w:szCs w:val="24"/>
        </w:rPr>
      </w:pPr>
      <w:r w:rsidRPr="001A64E1">
        <w:rPr>
          <w:sz w:val="24"/>
          <w:szCs w:val="24"/>
        </w:rPr>
        <w:t>Shipping from Abroad has the highest average wait time (15.0 days), indicating that international shipping or logistics may be causing significant delays. This could be due longer transit times, or limited shipping options.</w:t>
      </w:r>
    </w:p>
    <w:p w14:paraId="03FCC77E" w14:textId="77777777" w:rsidR="001A64E1" w:rsidRPr="001A64E1" w:rsidRDefault="001A64E1" w:rsidP="00A36649">
      <w:pPr>
        <w:pStyle w:val="ListParagraph"/>
        <w:numPr>
          <w:ilvl w:val="0"/>
          <w:numId w:val="54"/>
        </w:numPr>
        <w:spacing w:after="160" w:line="278" w:lineRule="auto"/>
        <w:rPr>
          <w:sz w:val="24"/>
          <w:szCs w:val="24"/>
        </w:rPr>
      </w:pPr>
      <w:r w:rsidRPr="001A64E1">
        <w:rPr>
          <w:sz w:val="24"/>
          <w:szCs w:val="24"/>
        </w:rPr>
        <w:t>Standard Delivery has a moderate wait time of 10.0 days, suggesting that domestic deliveries take a reasonable amount of time but may still have room for improvement.</w:t>
      </w:r>
    </w:p>
    <w:p w14:paraId="137DDF81" w14:textId="77777777" w:rsidR="001A64E1" w:rsidRPr="001A64E1" w:rsidRDefault="001A64E1" w:rsidP="00A36649">
      <w:pPr>
        <w:pStyle w:val="ListParagraph"/>
        <w:numPr>
          <w:ilvl w:val="0"/>
          <w:numId w:val="54"/>
        </w:numPr>
        <w:spacing w:after="160" w:line="278" w:lineRule="auto"/>
        <w:rPr>
          <w:sz w:val="24"/>
          <w:szCs w:val="24"/>
        </w:rPr>
      </w:pPr>
      <w:r w:rsidRPr="001A64E1">
        <w:rPr>
          <w:sz w:val="24"/>
          <w:szCs w:val="24"/>
        </w:rPr>
        <w:t>Express Delivery has the shortest wait time (3.5 days), which is ideal for customers who value quick delivery. However, since it’s significantly faster, it might suggest that customers are willing to pay a premium for faster service.</w:t>
      </w:r>
    </w:p>
    <w:p w14:paraId="5EF40A37" w14:textId="77777777" w:rsidR="001A64E1" w:rsidRPr="00FE59CF" w:rsidRDefault="001A64E1" w:rsidP="001A64E1">
      <w:pPr>
        <w:ind w:left="720"/>
        <w:rPr>
          <w:b/>
          <w:bCs/>
          <w:sz w:val="24"/>
          <w:szCs w:val="24"/>
          <w:u w:val="single"/>
        </w:rPr>
      </w:pPr>
      <w:r w:rsidRPr="00FE59CF">
        <w:rPr>
          <w:b/>
          <w:bCs/>
          <w:sz w:val="24"/>
          <w:szCs w:val="24"/>
          <w:u w:val="single"/>
        </w:rPr>
        <w:t>Recommendations:</w:t>
      </w:r>
    </w:p>
    <w:p w14:paraId="5338BC37" w14:textId="77777777" w:rsidR="001A64E1" w:rsidRPr="001A64E1" w:rsidRDefault="001A64E1" w:rsidP="00A36649">
      <w:pPr>
        <w:pStyle w:val="ListParagraph"/>
        <w:numPr>
          <w:ilvl w:val="0"/>
          <w:numId w:val="55"/>
        </w:numPr>
        <w:spacing w:after="160" w:line="278" w:lineRule="auto"/>
        <w:rPr>
          <w:b/>
          <w:bCs/>
          <w:sz w:val="24"/>
          <w:szCs w:val="24"/>
        </w:rPr>
      </w:pPr>
      <w:r w:rsidRPr="001A64E1">
        <w:rPr>
          <w:sz w:val="24"/>
          <w:szCs w:val="24"/>
        </w:rPr>
        <w:t>Partner with faster international carriers to reduce the long wait times for Shipped from Abroad.</w:t>
      </w:r>
    </w:p>
    <w:p w14:paraId="42997AD3" w14:textId="77777777" w:rsidR="001A64E1" w:rsidRPr="001A64E1" w:rsidRDefault="001A64E1" w:rsidP="00A36649">
      <w:pPr>
        <w:pStyle w:val="ListParagraph"/>
        <w:numPr>
          <w:ilvl w:val="0"/>
          <w:numId w:val="55"/>
        </w:numPr>
        <w:spacing w:after="160" w:line="278" w:lineRule="auto"/>
        <w:rPr>
          <w:b/>
          <w:bCs/>
          <w:sz w:val="24"/>
          <w:szCs w:val="24"/>
        </w:rPr>
      </w:pPr>
      <w:r w:rsidRPr="001A64E1">
        <w:rPr>
          <w:sz w:val="24"/>
          <w:szCs w:val="24"/>
        </w:rPr>
        <w:t>Improve customs clearance processes to minimize delays in international shipments.</w:t>
      </w:r>
    </w:p>
    <w:p w14:paraId="1509B943" w14:textId="77777777" w:rsidR="001A64E1" w:rsidRPr="001A64E1" w:rsidRDefault="001A64E1" w:rsidP="00A36649">
      <w:pPr>
        <w:pStyle w:val="ListParagraph"/>
        <w:numPr>
          <w:ilvl w:val="0"/>
          <w:numId w:val="55"/>
        </w:numPr>
        <w:spacing w:after="160" w:line="278" w:lineRule="auto"/>
        <w:rPr>
          <w:b/>
          <w:bCs/>
          <w:sz w:val="24"/>
          <w:szCs w:val="24"/>
        </w:rPr>
      </w:pPr>
      <w:r w:rsidRPr="001A64E1">
        <w:rPr>
          <w:sz w:val="24"/>
          <w:szCs w:val="24"/>
        </w:rPr>
        <w:t>Prioritize Express Delivery during peak times to maintain the quick 5-day delivery window.</w:t>
      </w:r>
    </w:p>
    <w:p w14:paraId="3114F331" w14:textId="77777777" w:rsidR="001A64E1" w:rsidRPr="001A64E1" w:rsidRDefault="001A64E1" w:rsidP="00A36649">
      <w:pPr>
        <w:pStyle w:val="ListParagraph"/>
        <w:numPr>
          <w:ilvl w:val="0"/>
          <w:numId w:val="55"/>
        </w:numPr>
        <w:spacing w:after="160" w:line="278" w:lineRule="auto"/>
        <w:rPr>
          <w:b/>
          <w:bCs/>
          <w:sz w:val="24"/>
          <w:szCs w:val="24"/>
        </w:rPr>
      </w:pPr>
      <w:r w:rsidRPr="001A64E1">
        <w:rPr>
          <w:sz w:val="24"/>
          <w:szCs w:val="24"/>
        </w:rPr>
        <w:t>Use better tracking systems to keep customers informed about their orders and manage expectations.</w:t>
      </w:r>
    </w:p>
    <w:p w14:paraId="1E291111" w14:textId="0BC26CF4" w:rsidR="00257941" w:rsidRPr="00FE59CF" w:rsidRDefault="001A64E1" w:rsidP="00A36649">
      <w:pPr>
        <w:pStyle w:val="ListParagraph"/>
        <w:widowControl w:val="0"/>
        <w:numPr>
          <w:ilvl w:val="0"/>
          <w:numId w:val="55"/>
        </w:numPr>
        <w:spacing w:before="200" w:line="273" w:lineRule="auto"/>
        <w:rPr>
          <w:color w:val="005E00"/>
          <w:sz w:val="24"/>
          <w:szCs w:val="24"/>
        </w:rPr>
      </w:pPr>
      <w:r w:rsidRPr="00FE59CF">
        <w:rPr>
          <w:sz w:val="24"/>
          <w:szCs w:val="24"/>
        </w:rPr>
        <w:t>Adjust staffing levels based on demand for different delivery types, particularly during peak seasons, to avoid delays</w:t>
      </w:r>
    </w:p>
    <w:p w14:paraId="0000002A" w14:textId="77777777" w:rsidR="000C6BF3" w:rsidRDefault="00C2219A" w:rsidP="00A36649">
      <w:pPr>
        <w:widowControl w:val="0"/>
        <w:numPr>
          <w:ilvl w:val="0"/>
          <w:numId w:val="2"/>
        </w:numPr>
        <w:spacing w:before="200" w:line="273" w:lineRule="auto"/>
        <w:rPr>
          <w:color w:val="005E00"/>
          <w:sz w:val="24"/>
          <w:szCs w:val="24"/>
        </w:rPr>
      </w:pPr>
      <w:r w:rsidRPr="00DC6445">
        <w:rPr>
          <w:color w:val="005E00"/>
          <w:sz w:val="24"/>
          <w:szCs w:val="24"/>
        </w:rPr>
        <w:t>Is there any relationship between shipping charges and product type?</w:t>
      </w:r>
    </w:p>
    <w:p w14:paraId="597EB0E2" w14:textId="32B676DF" w:rsidR="00624469" w:rsidRDefault="00624469" w:rsidP="00624469">
      <w:pPr>
        <w:widowControl w:val="0"/>
        <w:spacing w:before="200" w:line="273" w:lineRule="auto"/>
        <w:ind w:left="502"/>
        <w:rPr>
          <w:b/>
          <w:bCs/>
          <w:sz w:val="24"/>
          <w:szCs w:val="24"/>
          <w:u w:val="single"/>
        </w:rPr>
      </w:pPr>
      <w:r w:rsidRPr="00624469">
        <w:rPr>
          <w:b/>
          <w:bCs/>
          <w:sz w:val="24"/>
          <w:szCs w:val="24"/>
          <w:u w:val="single"/>
        </w:rPr>
        <w:t>Visualization</w:t>
      </w:r>
    </w:p>
    <w:p w14:paraId="670DB28A" w14:textId="49CB4D5B" w:rsidR="00624469" w:rsidRPr="009543FC" w:rsidRDefault="00624469" w:rsidP="00624469">
      <w:pPr>
        <w:widowControl w:val="0"/>
        <w:spacing w:before="200" w:line="273" w:lineRule="auto"/>
        <w:ind w:left="502"/>
        <w:rPr>
          <w:sz w:val="24"/>
          <w:szCs w:val="24"/>
        </w:rPr>
      </w:pPr>
      <w:r w:rsidRPr="009543FC">
        <w:rPr>
          <w:sz w:val="24"/>
          <w:szCs w:val="24"/>
        </w:rPr>
        <w:t>X axis – Product Category</w:t>
      </w:r>
    </w:p>
    <w:p w14:paraId="5FF92FD8" w14:textId="6455C2D3" w:rsidR="00624469" w:rsidRPr="009543FC" w:rsidRDefault="00624469" w:rsidP="00624469">
      <w:pPr>
        <w:widowControl w:val="0"/>
        <w:spacing w:before="200" w:line="273" w:lineRule="auto"/>
        <w:ind w:left="502"/>
        <w:rPr>
          <w:sz w:val="24"/>
          <w:szCs w:val="24"/>
        </w:rPr>
      </w:pPr>
      <w:r w:rsidRPr="009543FC">
        <w:rPr>
          <w:sz w:val="24"/>
          <w:szCs w:val="24"/>
        </w:rPr>
        <w:lastRenderedPageBreak/>
        <w:t xml:space="preserve">Y axis _ </w:t>
      </w:r>
      <w:r w:rsidR="009543FC" w:rsidRPr="009543FC">
        <w:rPr>
          <w:sz w:val="24"/>
          <w:szCs w:val="24"/>
        </w:rPr>
        <w:t>Avg of shipping fee</w:t>
      </w:r>
    </w:p>
    <w:p w14:paraId="32A36CFA" w14:textId="670A3400" w:rsidR="00C9745C" w:rsidRPr="00C9745C" w:rsidRDefault="00C9745C" w:rsidP="00C9745C">
      <w:pPr>
        <w:pStyle w:val="ListParagraph"/>
        <w:spacing w:before="100" w:beforeAutospacing="1" w:after="100" w:afterAutospacing="1" w:line="240" w:lineRule="auto"/>
        <w:ind w:left="502"/>
        <w:rPr>
          <w:rFonts w:ascii="Times New Roman" w:eastAsia="Times New Roman" w:hAnsi="Times New Roman" w:cs="Times New Roman"/>
          <w:sz w:val="24"/>
          <w:szCs w:val="24"/>
          <w:lang w:val="en-IN"/>
        </w:rPr>
      </w:pPr>
      <w:r w:rsidRPr="00C9745C">
        <w:rPr>
          <w:noProof/>
          <w:lang w:val="en-IN"/>
        </w:rPr>
        <w:drawing>
          <wp:inline distT="0" distB="0" distL="0" distR="0" wp14:anchorId="1FF26F45" wp14:editId="7AC36675">
            <wp:extent cx="4973781" cy="2756535"/>
            <wp:effectExtent l="0" t="0" r="0" b="5715"/>
            <wp:docPr id="556307274" name="Picture 71" descr="A graph showing the price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07274" name="Picture 71" descr="A graph showing the price of a produc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90289" cy="2765684"/>
                    </a:xfrm>
                    <a:prstGeom prst="rect">
                      <a:avLst/>
                    </a:prstGeom>
                    <a:noFill/>
                    <a:ln>
                      <a:noFill/>
                    </a:ln>
                  </pic:spPr>
                </pic:pic>
              </a:graphicData>
            </a:graphic>
          </wp:inline>
        </w:drawing>
      </w:r>
    </w:p>
    <w:p w14:paraId="719F377F" w14:textId="77777777" w:rsidR="00CB7B73" w:rsidRPr="00CB7B73" w:rsidRDefault="00CB7B73" w:rsidP="00CB7B73">
      <w:pPr>
        <w:ind w:left="720"/>
        <w:rPr>
          <w:b/>
          <w:bCs/>
          <w:sz w:val="24"/>
          <w:szCs w:val="24"/>
          <w:u w:val="single"/>
        </w:rPr>
      </w:pPr>
      <w:r w:rsidRPr="00CB7B73">
        <w:rPr>
          <w:b/>
          <w:bCs/>
          <w:sz w:val="24"/>
          <w:szCs w:val="24"/>
          <w:u w:val="single"/>
        </w:rPr>
        <w:t>Insights:</w:t>
      </w:r>
    </w:p>
    <w:p w14:paraId="0420E945" w14:textId="77777777" w:rsidR="00CB7B73" w:rsidRPr="00CB7B73" w:rsidRDefault="00CB7B73" w:rsidP="00A36649">
      <w:pPr>
        <w:pStyle w:val="ListParagraph"/>
        <w:numPr>
          <w:ilvl w:val="0"/>
          <w:numId w:val="56"/>
        </w:numPr>
        <w:spacing w:after="160" w:line="278" w:lineRule="auto"/>
        <w:rPr>
          <w:sz w:val="24"/>
          <w:szCs w:val="24"/>
        </w:rPr>
      </w:pPr>
      <w:r w:rsidRPr="00CB7B73">
        <w:rPr>
          <w:sz w:val="24"/>
          <w:szCs w:val="24"/>
        </w:rPr>
        <w:t>The shipping charges for all the product types are almost identical, ranging from 11.47 to 11.55. This indicates that the shipping charges do not vary significantly across these categories in our data.</w:t>
      </w:r>
    </w:p>
    <w:p w14:paraId="7DA19F5B" w14:textId="77777777" w:rsidR="00CB7B73" w:rsidRPr="00CB7B73" w:rsidRDefault="00CB7B73" w:rsidP="00A36649">
      <w:pPr>
        <w:pStyle w:val="ListParagraph"/>
        <w:numPr>
          <w:ilvl w:val="0"/>
          <w:numId w:val="56"/>
        </w:numPr>
        <w:spacing w:after="160" w:line="278" w:lineRule="auto"/>
        <w:rPr>
          <w:sz w:val="24"/>
          <w:szCs w:val="24"/>
        </w:rPr>
      </w:pPr>
      <w:r w:rsidRPr="00CB7B73">
        <w:rPr>
          <w:sz w:val="24"/>
          <w:szCs w:val="24"/>
        </w:rPr>
        <w:t>This could imply that the company uses a standardized shipping fee regardless of the product type, which is common in e-commerce businesses where flat-rate shipping fees are applied for convenience.</w:t>
      </w:r>
    </w:p>
    <w:p w14:paraId="5622579A" w14:textId="3C6B551A" w:rsidR="00FE59CF" w:rsidRPr="00CB7B73" w:rsidRDefault="00CB7B73" w:rsidP="00A36649">
      <w:pPr>
        <w:pStyle w:val="ListParagraph"/>
        <w:widowControl w:val="0"/>
        <w:numPr>
          <w:ilvl w:val="0"/>
          <w:numId w:val="56"/>
        </w:numPr>
        <w:spacing w:before="200" w:line="273" w:lineRule="auto"/>
        <w:rPr>
          <w:color w:val="005E00"/>
          <w:sz w:val="24"/>
          <w:szCs w:val="24"/>
        </w:rPr>
      </w:pPr>
      <w:r w:rsidRPr="00CB7B73">
        <w:rPr>
          <w:sz w:val="24"/>
          <w:szCs w:val="24"/>
        </w:rPr>
        <w:t>The minimal difference suggests that the shipping fees are either fixed or determined by factors other than the product type, such as the size, weight, or delivery location, rather than the product's category.</w:t>
      </w:r>
    </w:p>
    <w:p w14:paraId="67653BAC" w14:textId="77777777" w:rsidR="00FD4B83" w:rsidRDefault="00C2219A" w:rsidP="00A36649">
      <w:pPr>
        <w:widowControl w:val="0"/>
        <w:numPr>
          <w:ilvl w:val="0"/>
          <w:numId w:val="2"/>
        </w:numPr>
        <w:spacing w:before="200" w:line="273" w:lineRule="auto"/>
        <w:rPr>
          <w:color w:val="005E00"/>
          <w:sz w:val="24"/>
          <w:szCs w:val="24"/>
        </w:rPr>
      </w:pPr>
      <w:r w:rsidRPr="00DC6445">
        <w:rPr>
          <w:color w:val="005E00"/>
          <w:sz w:val="24"/>
          <w:szCs w:val="24"/>
        </w:rPr>
        <w:t xml:space="preserve">Come up with strategies to decrease the low rating orders after </w:t>
      </w:r>
      <w:proofErr w:type="spellStart"/>
      <w:r w:rsidRPr="00DC6445">
        <w:rPr>
          <w:color w:val="005E00"/>
          <w:sz w:val="24"/>
          <w:szCs w:val="24"/>
        </w:rPr>
        <w:t>analyzing</w:t>
      </w:r>
      <w:proofErr w:type="spellEnd"/>
      <w:r w:rsidRPr="00DC6445">
        <w:rPr>
          <w:color w:val="005E00"/>
          <w:sz w:val="24"/>
          <w:szCs w:val="24"/>
        </w:rPr>
        <w:t xml:space="preserve"> different factors like waiting time, shipping type, unit price, etc.</w:t>
      </w:r>
    </w:p>
    <w:p w14:paraId="240EFC89" w14:textId="2E70E662" w:rsidR="00115E15" w:rsidRDefault="00F4503E" w:rsidP="00172C98">
      <w:pPr>
        <w:widowControl w:val="0"/>
        <w:spacing w:before="200" w:line="273" w:lineRule="auto"/>
        <w:rPr>
          <w:b/>
          <w:bCs/>
          <w:sz w:val="24"/>
          <w:szCs w:val="24"/>
          <w:u w:val="single"/>
        </w:rPr>
      </w:pPr>
      <w:proofErr w:type="gramStart"/>
      <w:r w:rsidRPr="00F4503E">
        <w:rPr>
          <w:b/>
          <w:bCs/>
          <w:sz w:val="24"/>
          <w:szCs w:val="24"/>
          <w:u w:val="single"/>
        </w:rPr>
        <w:t>Visualization</w:t>
      </w:r>
      <w:r w:rsidR="0090007D">
        <w:rPr>
          <w:b/>
          <w:bCs/>
          <w:sz w:val="24"/>
          <w:szCs w:val="24"/>
          <w:u w:val="single"/>
        </w:rPr>
        <w:t>(</w:t>
      </w:r>
      <w:proofErr w:type="gramEnd"/>
      <w:r w:rsidR="00123405" w:rsidRPr="00123405">
        <w:rPr>
          <w:b/>
          <w:bCs/>
          <w:sz w:val="24"/>
          <w:szCs w:val="24"/>
          <w:u w:val="single"/>
        </w:rPr>
        <w:t>Clustered Bar Chart</w:t>
      </w:r>
      <w:r w:rsidR="00123405">
        <w:rPr>
          <w:b/>
          <w:bCs/>
          <w:sz w:val="24"/>
          <w:szCs w:val="24"/>
          <w:u w:val="single"/>
        </w:rPr>
        <w:t>)</w:t>
      </w:r>
    </w:p>
    <w:p w14:paraId="72DED321" w14:textId="2207DB69" w:rsidR="00123405" w:rsidRPr="00CA5559" w:rsidRDefault="00123405" w:rsidP="00172C98">
      <w:pPr>
        <w:widowControl w:val="0"/>
        <w:spacing w:before="200" w:line="273" w:lineRule="auto"/>
        <w:rPr>
          <w:sz w:val="24"/>
          <w:szCs w:val="24"/>
        </w:rPr>
      </w:pPr>
      <w:r w:rsidRPr="00CA5559">
        <w:rPr>
          <w:sz w:val="24"/>
          <w:szCs w:val="24"/>
        </w:rPr>
        <w:t>X axis – Delivery Type</w:t>
      </w:r>
    </w:p>
    <w:p w14:paraId="18C114EF" w14:textId="740B9C0C" w:rsidR="00123405" w:rsidRPr="00CA5559" w:rsidRDefault="001F6CCF" w:rsidP="00172C98">
      <w:pPr>
        <w:widowControl w:val="0"/>
        <w:spacing w:before="200" w:line="273" w:lineRule="auto"/>
        <w:rPr>
          <w:sz w:val="24"/>
          <w:szCs w:val="24"/>
        </w:rPr>
      </w:pPr>
      <w:r w:rsidRPr="00CA5559">
        <w:rPr>
          <w:sz w:val="24"/>
          <w:szCs w:val="24"/>
        </w:rPr>
        <w:t xml:space="preserve">Y axis - </w:t>
      </w:r>
      <w:r w:rsidRPr="00CA5559">
        <w:rPr>
          <w:sz w:val="24"/>
          <w:szCs w:val="24"/>
        </w:rPr>
        <w:t>Average Waiting Time’ and ‘Average Unit Price</w:t>
      </w:r>
    </w:p>
    <w:p w14:paraId="36961519" w14:textId="3C9C9E88" w:rsidR="001F6CCF" w:rsidRPr="00CA5559" w:rsidRDefault="001F6CCF" w:rsidP="00172C98">
      <w:pPr>
        <w:widowControl w:val="0"/>
        <w:spacing w:before="200" w:line="273" w:lineRule="auto"/>
        <w:rPr>
          <w:sz w:val="24"/>
          <w:szCs w:val="24"/>
        </w:rPr>
      </w:pPr>
      <w:r w:rsidRPr="00CA5559">
        <w:rPr>
          <w:sz w:val="24"/>
          <w:szCs w:val="24"/>
        </w:rPr>
        <w:t>Tooltip</w:t>
      </w:r>
      <w:r w:rsidR="00CA5559" w:rsidRPr="00CA5559">
        <w:rPr>
          <w:sz w:val="24"/>
          <w:szCs w:val="24"/>
        </w:rPr>
        <w:t xml:space="preserve"> – Average Rating</w:t>
      </w:r>
    </w:p>
    <w:p w14:paraId="314B7626" w14:textId="77777777" w:rsidR="00123405" w:rsidRDefault="00123405" w:rsidP="00172C98">
      <w:pPr>
        <w:widowControl w:val="0"/>
        <w:spacing w:before="200" w:line="273" w:lineRule="auto"/>
        <w:rPr>
          <w:b/>
          <w:bCs/>
          <w:sz w:val="24"/>
          <w:szCs w:val="24"/>
          <w:u w:val="single"/>
        </w:rPr>
      </w:pPr>
    </w:p>
    <w:p w14:paraId="1AF88A63" w14:textId="6AC45DBF" w:rsidR="00DC111E" w:rsidRPr="00DC111E" w:rsidRDefault="00DC111E" w:rsidP="00DC111E">
      <w:pPr>
        <w:widowControl w:val="0"/>
        <w:spacing w:before="200" w:line="273" w:lineRule="auto"/>
        <w:rPr>
          <w:lang w:val="en-IN"/>
        </w:rPr>
      </w:pPr>
      <w:r w:rsidRPr="00DC111E">
        <w:rPr>
          <w:lang w:val="en-IN"/>
        </w:rPr>
        <w:lastRenderedPageBreak/>
        <w:drawing>
          <wp:inline distT="0" distB="0" distL="0" distR="0" wp14:anchorId="2A29A701" wp14:editId="3657DFEB">
            <wp:extent cx="5733415" cy="4323080"/>
            <wp:effectExtent l="0" t="0" r="635" b="1270"/>
            <wp:docPr id="791252501" name="Picture 4" descr="A graph of a delive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52501" name="Picture 4" descr="A graph of a delivery&#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3415" cy="4323080"/>
                    </a:xfrm>
                    <a:prstGeom prst="rect">
                      <a:avLst/>
                    </a:prstGeom>
                    <a:noFill/>
                    <a:ln>
                      <a:noFill/>
                    </a:ln>
                  </pic:spPr>
                </pic:pic>
              </a:graphicData>
            </a:graphic>
          </wp:inline>
        </w:drawing>
      </w:r>
    </w:p>
    <w:p w14:paraId="1F4A93BE" w14:textId="4BE1B435" w:rsidR="00207B4F" w:rsidRPr="00207B4F" w:rsidRDefault="00207B4F" w:rsidP="00207B4F">
      <w:pPr>
        <w:widowControl w:val="0"/>
        <w:spacing w:before="200" w:line="273" w:lineRule="auto"/>
        <w:rPr>
          <w:lang w:val="en-IN"/>
        </w:rPr>
      </w:pPr>
    </w:p>
    <w:p w14:paraId="69228405" w14:textId="0B12B106" w:rsidR="00F10389" w:rsidRPr="00F10389" w:rsidRDefault="00F10389" w:rsidP="00F10389">
      <w:pPr>
        <w:widowControl w:val="0"/>
        <w:spacing w:before="200" w:line="273" w:lineRule="auto"/>
        <w:rPr>
          <w:lang w:val="en-IN"/>
        </w:rPr>
      </w:pPr>
    </w:p>
    <w:p w14:paraId="7539AC60" w14:textId="6C2FA0E9" w:rsidR="004B52CA" w:rsidRPr="00A85206" w:rsidRDefault="004B52CA" w:rsidP="00A85206">
      <w:pPr>
        <w:widowControl w:val="0"/>
        <w:spacing w:before="200" w:line="273" w:lineRule="auto"/>
        <w:rPr>
          <w:lang w:val="en-IN"/>
        </w:rPr>
      </w:pPr>
    </w:p>
    <w:p w14:paraId="62AEE384" w14:textId="77777777" w:rsidR="008E099E" w:rsidRPr="008E099E" w:rsidRDefault="008E099E" w:rsidP="004E5D44">
      <w:pPr>
        <w:rPr>
          <w:b/>
          <w:bCs/>
          <w:sz w:val="24"/>
          <w:szCs w:val="24"/>
          <w:u w:val="single"/>
        </w:rPr>
      </w:pPr>
      <w:r w:rsidRPr="008E099E">
        <w:rPr>
          <w:b/>
          <w:bCs/>
          <w:sz w:val="24"/>
          <w:szCs w:val="24"/>
          <w:u w:val="single"/>
        </w:rPr>
        <w:t>Insights:</w:t>
      </w:r>
    </w:p>
    <w:p w14:paraId="6A5B1CFC" w14:textId="37BB69EB" w:rsidR="008E099E" w:rsidRPr="008E099E" w:rsidRDefault="008E099E" w:rsidP="00A36649">
      <w:pPr>
        <w:pStyle w:val="ListParagraph"/>
        <w:numPr>
          <w:ilvl w:val="0"/>
          <w:numId w:val="58"/>
        </w:numPr>
        <w:spacing w:after="160" w:line="278" w:lineRule="auto"/>
        <w:rPr>
          <w:b/>
          <w:bCs/>
          <w:sz w:val="24"/>
          <w:szCs w:val="24"/>
        </w:rPr>
      </w:pPr>
      <w:r w:rsidRPr="008E099E">
        <w:rPr>
          <w:sz w:val="24"/>
          <w:szCs w:val="24"/>
        </w:rPr>
        <w:t>Longer wait times are associated with lower ratings, particularly for</w:t>
      </w:r>
      <w:r w:rsidR="00CE40C5">
        <w:rPr>
          <w:sz w:val="24"/>
          <w:szCs w:val="24"/>
        </w:rPr>
        <w:t xml:space="preserve"> </w:t>
      </w:r>
      <w:r w:rsidRPr="008E099E">
        <w:rPr>
          <w:sz w:val="24"/>
          <w:szCs w:val="24"/>
        </w:rPr>
        <w:t>Shipped from Abroad deliveries.</w:t>
      </w:r>
    </w:p>
    <w:p w14:paraId="4473EE2D" w14:textId="08E01AFE" w:rsidR="008E099E" w:rsidRPr="008E099E" w:rsidRDefault="008E099E" w:rsidP="00A36649">
      <w:pPr>
        <w:pStyle w:val="ListParagraph"/>
        <w:numPr>
          <w:ilvl w:val="0"/>
          <w:numId w:val="58"/>
        </w:numPr>
        <w:spacing w:after="160" w:line="278" w:lineRule="auto"/>
        <w:rPr>
          <w:b/>
          <w:bCs/>
          <w:sz w:val="24"/>
          <w:szCs w:val="24"/>
        </w:rPr>
      </w:pPr>
      <w:r w:rsidRPr="008E099E">
        <w:rPr>
          <w:sz w:val="24"/>
          <w:szCs w:val="24"/>
        </w:rPr>
        <w:t xml:space="preserve">Express Delivery maintains relatively high ratings </w:t>
      </w:r>
      <w:r w:rsidR="009F469A">
        <w:rPr>
          <w:sz w:val="24"/>
          <w:szCs w:val="24"/>
        </w:rPr>
        <w:t>and having</w:t>
      </w:r>
      <w:r w:rsidR="00922610">
        <w:rPr>
          <w:sz w:val="24"/>
          <w:szCs w:val="24"/>
        </w:rPr>
        <w:t xml:space="preserve"> </w:t>
      </w:r>
      <w:r w:rsidRPr="008E099E">
        <w:rPr>
          <w:sz w:val="24"/>
          <w:szCs w:val="24"/>
        </w:rPr>
        <w:t>lo</w:t>
      </w:r>
      <w:r w:rsidR="00922610">
        <w:rPr>
          <w:sz w:val="24"/>
          <w:szCs w:val="24"/>
        </w:rPr>
        <w:t>wer</w:t>
      </w:r>
      <w:r w:rsidRPr="008E099E">
        <w:rPr>
          <w:sz w:val="24"/>
          <w:szCs w:val="24"/>
        </w:rPr>
        <w:t xml:space="preserve"> wait times, indicating that customers value speed.</w:t>
      </w:r>
    </w:p>
    <w:p w14:paraId="2E850D24" w14:textId="77777777" w:rsidR="008E099E" w:rsidRPr="008E099E" w:rsidRDefault="008E099E" w:rsidP="00A36649">
      <w:pPr>
        <w:pStyle w:val="ListParagraph"/>
        <w:numPr>
          <w:ilvl w:val="0"/>
          <w:numId w:val="58"/>
        </w:numPr>
        <w:spacing w:after="160" w:line="278" w:lineRule="auto"/>
        <w:rPr>
          <w:b/>
          <w:bCs/>
          <w:sz w:val="24"/>
          <w:szCs w:val="24"/>
        </w:rPr>
      </w:pPr>
      <w:r w:rsidRPr="008E099E">
        <w:rPr>
          <w:sz w:val="24"/>
          <w:szCs w:val="24"/>
        </w:rPr>
        <w:t>Standard Delivery with average wait times, leads to better ratings and suggesting customers appreciate faster delivery.</w:t>
      </w:r>
    </w:p>
    <w:p w14:paraId="0C224026" w14:textId="4427028C" w:rsidR="002B630C" w:rsidRDefault="00DA1A2E" w:rsidP="004E5D44">
      <w:pPr>
        <w:widowControl w:val="0"/>
        <w:spacing w:before="200" w:line="273" w:lineRule="auto"/>
        <w:rPr>
          <w:b/>
          <w:bCs/>
          <w:sz w:val="24"/>
          <w:szCs w:val="24"/>
          <w:u w:val="single"/>
        </w:rPr>
      </w:pPr>
      <w:r w:rsidRPr="004E5D44">
        <w:rPr>
          <w:b/>
          <w:bCs/>
          <w:sz w:val="24"/>
          <w:szCs w:val="24"/>
          <w:u w:val="single"/>
        </w:rPr>
        <w:t>Recom</w:t>
      </w:r>
      <w:r w:rsidR="004E5D44" w:rsidRPr="004E5D44">
        <w:rPr>
          <w:b/>
          <w:bCs/>
          <w:sz w:val="24"/>
          <w:szCs w:val="24"/>
          <w:u w:val="single"/>
        </w:rPr>
        <w:t>mendation</w:t>
      </w:r>
    </w:p>
    <w:p w14:paraId="3AAF3110" w14:textId="77777777" w:rsidR="00F178DB" w:rsidRPr="00F178DB" w:rsidRDefault="00F178DB" w:rsidP="00F178DB">
      <w:pPr>
        <w:widowControl w:val="0"/>
        <w:spacing w:before="200" w:line="273" w:lineRule="auto"/>
        <w:rPr>
          <w:sz w:val="24"/>
          <w:szCs w:val="24"/>
          <w:lang w:val="en-IN"/>
        </w:rPr>
      </w:pPr>
      <w:r w:rsidRPr="00F178DB">
        <w:rPr>
          <w:sz w:val="24"/>
          <w:szCs w:val="24"/>
          <w:lang w:val="en-IN"/>
        </w:rPr>
        <w:t>1. Reducing Waiting Time</w:t>
      </w:r>
    </w:p>
    <w:p w14:paraId="6DFA157E" w14:textId="77777777" w:rsidR="00F178DB" w:rsidRPr="00F178DB" w:rsidRDefault="00F178DB" w:rsidP="00A36649">
      <w:pPr>
        <w:widowControl w:val="0"/>
        <w:numPr>
          <w:ilvl w:val="0"/>
          <w:numId w:val="59"/>
        </w:numPr>
        <w:spacing w:before="200" w:line="273" w:lineRule="auto"/>
        <w:rPr>
          <w:sz w:val="24"/>
          <w:szCs w:val="24"/>
          <w:lang w:val="en-IN"/>
        </w:rPr>
      </w:pPr>
      <w:r w:rsidRPr="00F178DB">
        <w:rPr>
          <w:sz w:val="24"/>
          <w:szCs w:val="24"/>
          <w:lang w:val="en-IN"/>
        </w:rPr>
        <w:t>Optimize Inventory Placement: Use demand forecasting to place products in fulfillment centers closer to high-order regions.</w:t>
      </w:r>
    </w:p>
    <w:p w14:paraId="2E176515" w14:textId="77777777" w:rsidR="00F178DB" w:rsidRPr="00F178DB" w:rsidRDefault="00F178DB" w:rsidP="00A36649">
      <w:pPr>
        <w:widowControl w:val="0"/>
        <w:numPr>
          <w:ilvl w:val="0"/>
          <w:numId w:val="59"/>
        </w:numPr>
        <w:spacing w:before="200" w:line="273" w:lineRule="auto"/>
        <w:rPr>
          <w:sz w:val="24"/>
          <w:szCs w:val="24"/>
          <w:lang w:val="en-IN"/>
        </w:rPr>
      </w:pPr>
      <w:r w:rsidRPr="00F178DB">
        <w:rPr>
          <w:sz w:val="24"/>
          <w:szCs w:val="24"/>
          <w:lang w:val="en-IN"/>
        </w:rPr>
        <w:t>Faster Order Processing: Automate picking and packing processes to reduce delays.</w:t>
      </w:r>
    </w:p>
    <w:p w14:paraId="528D9618" w14:textId="77777777" w:rsidR="00F178DB" w:rsidRPr="00F178DB" w:rsidRDefault="00F178DB" w:rsidP="00A36649">
      <w:pPr>
        <w:widowControl w:val="0"/>
        <w:numPr>
          <w:ilvl w:val="0"/>
          <w:numId w:val="59"/>
        </w:numPr>
        <w:spacing w:before="200" w:line="273" w:lineRule="auto"/>
        <w:rPr>
          <w:sz w:val="24"/>
          <w:szCs w:val="24"/>
          <w:lang w:val="en-IN"/>
        </w:rPr>
      </w:pPr>
      <w:r w:rsidRPr="00F178DB">
        <w:rPr>
          <w:sz w:val="24"/>
          <w:szCs w:val="24"/>
          <w:lang w:val="en-IN"/>
        </w:rPr>
        <w:t xml:space="preserve">Improved Order Tracking: Provide real-time tracking updates and estimated </w:t>
      </w:r>
      <w:r w:rsidRPr="00F178DB">
        <w:rPr>
          <w:sz w:val="24"/>
          <w:szCs w:val="24"/>
          <w:lang w:val="en-IN"/>
        </w:rPr>
        <w:lastRenderedPageBreak/>
        <w:t>delivery time adjustments.</w:t>
      </w:r>
    </w:p>
    <w:p w14:paraId="1CC3EACA" w14:textId="77777777" w:rsidR="00F178DB" w:rsidRDefault="00F178DB" w:rsidP="00A36649">
      <w:pPr>
        <w:widowControl w:val="0"/>
        <w:numPr>
          <w:ilvl w:val="0"/>
          <w:numId w:val="59"/>
        </w:numPr>
        <w:spacing w:before="200" w:line="273" w:lineRule="auto"/>
        <w:rPr>
          <w:sz w:val="24"/>
          <w:szCs w:val="24"/>
          <w:lang w:val="en-IN"/>
        </w:rPr>
      </w:pPr>
      <w:r w:rsidRPr="00F178DB">
        <w:rPr>
          <w:sz w:val="24"/>
          <w:szCs w:val="24"/>
          <w:lang w:val="en-IN"/>
        </w:rPr>
        <w:t>Same-Day &amp; One-Day Delivery: Expand these options for frequently purchased products.</w:t>
      </w:r>
    </w:p>
    <w:p w14:paraId="22E46DD6" w14:textId="77777777" w:rsidR="0062276C" w:rsidRPr="0062276C" w:rsidRDefault="0062276C" w:rsidP="0062276C">
      <w:pPr>
        <w:widowControl w:val="0"/>
        <w:spacing w:before="200" w:line="273" w:lineRule="auto"/>
        <w:rPr>
          <w:b/>
          <w:bCs/>
          <w:sz w:val="24"/>
          <w:szCs w:val="24"/>
          <w:lang w:val="en-IN"/>
        </w:rPr>
      </w:pPr>
      <w:r w:rsidRPr="0062276C">
        <w:rPr>
          <w:b/>
          <w:bCs/>
          <w:sz w:val="24"/>
          <w:szCs w:val="24"/>
          <w:lang w:val="en-IN"/>
        </w:rPr>
        <w:t>2. Improving Shipping Type</w:t>
      </w:r>
    </w:p>
    <w:p w14:paraId="7DB9ACE2" w14:textId="77777777" w:rsidR="0062276C" w:rsidRPr="0062276C" w:rsidRDefault="0062276C" w:rsidP="00A36649">
      <w:pPr>
        <w:widowControl w:val="0"/>
        <w:numPr>
          <w:ilvl w:val="0"/>
          <w:numId w:val="60"/>
        </w:numPr>
        <w:spacing w:before="200" w:line="273" w:lineRule="auto"/>
        <w:rPr>
          <w:sz w:val="24"/>
          <w:szCs w:val="24"/>
          <w:lang w:val="en-IN"/>
        </w:rPr>
      </w:pPr>
      <w:r w:rsidRPr="0062276C">
        <w:rPr>
          <w:b/>
          <w:bCs/>
          <w:sz w:val="24"/>
          <w:szCs w:val="24"/>
          <w:lang w:val="en-IN"/>
        </w:rPr>
        <w:t>Partner with More Logistics Providers</w:t>
      </w:r>
      <w:r w:rsidRPr="0062276C">
        <w:rPr>
          <w:sz w:val="24"/>
          <w:szCs w:val="24"/>
          <w:lang w:val="en-IN"/>
        </w:rPr>
        <w:t>: Increase efficiency by collaborating with local delivery partners.</w:t>
      </w:r>
    </w:p>
    <w:p w14:paraId="572A440D" w14:textId="77777777" w:rsidR="0062276C" w:rsidRPr="0062276C" w:rsidRDefault="0062276C" w:rsidP="00A36649">
      <w:pPr>
        <w:widowControl w:val="0"/>
        <w:numPr>
          <w:ilvl w:val="0"/>
          <w:numId w:val="60"/>
        </w:numPr>
        <w:spacing w:before="200" w:line="273" w:lineRule="auto"/>
        <w:rPr>
          <w:sz w:val="24"/>
          <w:szCs w:val="24"/>
          <w:lang w:val="en-IN"/>
        </w:rPr>
      </w:pPr>
      <w:r w:rsidRPr="0062276C">
        <w:rPr>
          <w:b/>
          <w:bCs/>
          <w:sz w:val="24"/>
          <w:szCs w:val="24"/>
          <w:lang w:val="en-IN"/>
        </w:rPr>
        <w:t>Reduce Last-Mile Delays</w:t>
      </w:r>
      <w:r w:rsidRPr="0062276C">
        <w:rPr>
          <w:sz w:val="24"/>
          <w:szCs w:val="24"/>
          <w:lang w:val="en-IN"/>
        </w:rPr>
        <w:t>: Use AI-powered route optimization and local delivery hubs.</w:t>
      </w:r>
    </w:p>
    <w:p w14:paraId="07BE6B56" w14:textId="77777777" w:rsidR="00F46948" w:rsidRPr="00F46948" w:rsidRDefault="00F46948" w:rsidP="00F46948">
      <w:pPr>
        <w:widowControl w:val="0"/>
        <w:spacing w:before="200" w:line="273" w:lineRule="auto"/>
        <w:rPr>
          <w:b/>
          <w:bCs/>
          <w:sz w:val="24"/>
          <w:szCs w:val="24"/>
          <w:lang w:val="en-IN"/>
        </w:rPr>
      </w:pPr>
      <w:r w:rsidRPr="00F46948">
        <w:rPr>
          <w:b/>
          <w:bCs/>
          <w:sz w:val="24"/>
          <w:szCs w:val="24"/>
          <w:lang w:val="en-IN"/>
        </w:rPr>
        <w:t>3. Adjusting Unit Price Strategy</w:t>
      </w:r>
    </w:p>
    <w:p w14:paraId="2F287A5D" w14:textId="77777777" w:rsidR="00F46948" w:rsidRPr="00F46948" w:rsidRDefault="00F46948" w:rsidP="00A36649">
      <w:pPr>
        <w:widowControl w:val="0"/>
        <w:numPr>
          <w:ilvl w:val="0"/>
          <w:numId w:val="61"/>
        </w:numPr>
        <w:spacing w:before="200" w:line="273" w:lineRule="auto"/>
        <w:rPr>
          <w:sz w:val="24"/>
          <w:szCs w:val="24"/>
          <w:lang w:val="en-IN"/>
        </w:rPr>
      </w:pPr>
      <w:r w:rsidRPr="00F46948">
        <w:rPr>
          <w:b/>
          <w:bCs/>
          <w:sz w:val="24"/>
          <w:szCs w:val="24"/>
          <w:lang w:val="en-IN"/>
        </w:rPr>
        <w:t>Dynamic Pricing</w:t>
      </w:r>
      <w:r w:rsidRPr="00F46948">
        <w:rPr>
          <w:sz w:val="24"/>
          <w:szCs w:val="24"/>
          <w:lang w:val="en-IN"/>
        </w:rPr>
        <w:t>: Use AI-driven pricing strategies to balance affordability with profitability.</w:t>
      </w:r>
    </w:p>
    <w:p w14:paraId="3EEB1D7F" w14:textId="77777777" w:rsidR="00F46948" w:rsidRPr="00F46948" w:rsidRDefault="00F46948" w:rsidP="00A36649">
      <w:pPr>
        <w:widowControl w:val="0"/>
        <w:numPr>
          <w:ilvl w:val="0"/>
          <w:numId w:val="61"/>
        </w:numPr>
        <w:spacing w:before="200" w:line="273" w:lineRule="auto"/>
        <w:rPr>
          <w:sz w:val="24"/>
          <w:szCs w:val="24"/>
          <w:lang w:val="en-IN"/>
        </w:rPr>
      </w:pPr>
      <w:r w:rsidRPr="00F46948">
        <w:rPr>
          <w:b/>
          <w:bCs/>
          <w:sz w:val="24"/>
          <w:szCs w:val="24"/>
          <w:lang w:val="en-IN"/>
        </w:rPr>
        <w:t>Bundle Offers &amp; Discounts</w:t>
      </w:r>
      <w:r w:rsidRPr="00F46948">
        <w:rPr>
          <w:sz w:val="24"/>
          <w:szCs w:val="24"/>
          <w:lang w:val="en-IN"/>
        </w:rPr>
        <w:t>: Provide better value for money through bundled products or discounts on bulk purchases.</w:t>
      </w:r>
    </w:p>
    <w:p w14:paraId="5CD77790" w14:textId="77777777" w:rsidR="00F46948" w:rsidRPr="00F46948" w:rsidRDefault="00F46948" w:rsidP="00A36649">
      <w:pPr>
        <w:widowControl w:val="0"/>
        <w:numPr>
          <w:ilvl w:val="0"/>
          <w:numId w:val="61"/>
        </w:numPr>
        <w:spacing w:before="200" w:line="273" w:lineRule="auto"/>
        <w:rPr>
          <w:sz w:val="24"/>
          <w:szCs w:val="24"/>
          <w:lang w:val="en-IN"/>
        </w:rPr>
      </w:pPr>
      <w:r w:rsidRPr="00F46948">
        <w:rPr>
          <w:b/>
          <w:bCs/>
          <w:sz w:val="24"/>
          <w:szCs w:val="24"/>
          <w:lang w:val="en-IN"/>
        </w:rPr>
        <w:t>Competitor Price Matching</w:t>
      </w:r>
      <w:r w:rsidRPr="00F46948">
        <w:rPr>
          <w:sz w:val="24"/>
          <w:szCs w:val="24"/>
          <w:lang w:val="en-IN"/>
        </w:rPr>
        <w:t>: Ensure prices remain competitive to increase perceived value.</w:t>
      </w:r>
    </w:p>
    <w:p w14:paraId="4891D396" w14:textId="77777777" w:rsidR="00383DC2" w:rsidRPr="00383DC2" w:rsidRDefault="00383DC2" w:rsidP="00383DC2">
      <w:pPr>
        <w:widowControl w:val="0"/>
        <w:spacing w:before="200" w:line="273" w:lineRule="auto"/>
        <w:rPr>
          <w:b/>
          <w:bCs/>
          <w:sz w:val="24"/>
          <w:szCs w:val="24"/>
          <w:lang w:val="en-IN"/>
        </w:rPr>
      </w:pPr>
      <w:r w:rsidRPr="00383DC2">
        <w:rPr>
          <w:b/>
          <w:bCs/>
          <w:sz w:val="24"/>
          <w:szCs w:val="24"/>
          <w:lang w:val="en-IN"/>
        </w:rPr>
        <w:t>4. Enhancing Product &amp; Service Quality</w:t>
      </w:r>
    </w:p>
    <w:p w14:paraId="1D6F01CC" w14:textId="77777777" w:rsidR="00383DC2" w:rsidRPr="00383DC2" w:rsidRDefault="00383DC2" w:rsidP="00A36649">
      <w:pPr>
        <w:widowControl w:val="0"/>
        <w:numPr>
          <w:ilvl w:val="0"/>
          <w:numId w:val="62"/>
        </w:numPr>
        <w:spacing w:before="200" w:line="273" w:lineRule="auto"/>
        <w:rPr>
          <w:sz w:val="24"/>
          <w:szCs w:val="24"/>
          <w:lang w:val="en-IN"/>
        </w:rPr>
      </w:pPr>
      <w:r w:rsidRPr="00383DC2">
        <w:rPr>
          <w:b/>
          <w:bCs/>
          <w:sz w:val="24"/>
          <w:szCs w:val="24"/>
          <w:lang w:val="en-IN"/>
        </w:rPr>
        <w:t>Vendor Quality Control</w:t>
      </w:r>
      <w:r w:rsidRPr="00383DC2">
        <w:rPr>
          <w:sz w:val="24"/>
          <w:szCs w:val="24"/>
          <w:lang w:val="en-IN"/>
        </w:rPr>
        <w:t>: Implement strict quality checks for third-party sellers.</w:t>
      </w:r>
    </w:p>
    <w:p w14:paraId="46A4AA61" w14:textId="77777777" w:rsidR="00383DC2" w:rsidRPr="00383DC2" w:rsidRDefault="00383DC2" w:rsidP="00A36649">
      <w:pPr>
        <w:widowControl w:val="0"/>
        <w:numPr>
          <w:ilvl w:val="0"/>
          <w:numId w:val="62"/>
        </w:numPr>
        <w:spacing w:before="200" w:line="273" w:lineRule="auto"/>
        <w:rPr>
          <w:sz w:val="24"/>
          <w:szCs w:val="24"/>
          <w:lang w:val="en-IN"/>
        </w:rPr>
      </w:pPr>
      <w:r w:rsidRPr="00383DC2">
        <w:rPr>
          <w:b/>
          <w:bCs/>
          <w:sz w:val="24"/>
          <w:szCs w:val="24"/>
          <w:lang w:val="en-IN"/>
        </w:rPr>
        <w:t>Customer Reviews Monitoring</w:t>
      </w:r>
      <w:r w:rsidRPr="00383DC2">
        <w:rPr>
          <w:sz w:val="24"/>
          <w:szCs w:val="24"/>
          <w:lang w:val="en-IN"/>
        </w:rPr>
        <w:t>: Identify common complaints and address recurring issues.</w:t>
      </w:r>
    </w:p>
    <w:p w14:paraId="362918B7" w14:textId="77777777" w:rsidR="00383DC2" w:rsidRPr="00383DC2" w:rsidRDefault="00383DC2" w:rsidP="00A36649">
      <w:pPr>
        <w:widowControl w:val="0"/>
        <w:numPr>
          <w:ilvl w:val="0"/>
          <w:numId w:val="62"/>
        </w:numPr>
        <w:spacing w:before="200" w:line="273" w:lineRule="auto"/>
        <w:rPr>
          <w:sz w:val="24"/>
          <w:szCs w:val="24"/>
          <w:lang w:val="en-IN"/>
        </w:rPr>
      </w:pPr>
      <w:r w:rsidRPr="00383DC2">
        <w:rPr>
          <w:b/>
          <w:bCs/>
          <w:sz w:val="24"/>
          <w:szCs w:val="24"/>
          <w:lang w:val="en-IN"/>
        </w:rPr>
        <w:t>AI-Based Recommendation System</w:t>
      </w:r>
      <w:r w:rsidRPr="00383DC2">
        <w:rPr>
          <w:sz w:val="24"/>
          <w:szCs w:val="24"/>
          <w:lang w:val="en-IN"/>
        </w:rPr>
        <w:t>: Show higher-rated products first to increase sales of quality items.</w:t>
      </w:r>
    </w:p>
    <w:p w14:paraId="34579D91" w14:textId="77777777" w:rsidR="00383DC2" w:rsidRPr="00383DC2" w:rsidRDefault="00383DC2" w:rsidP="00383DC2">
      <w:pPr>
        <w:widowControl w:val="0"/>
        <w:spacing w:before="200" w:line="273" w:lineRule="auto"/>
        <w:rPr>
          <w:b/>
          <w:bCs/>
          <w:sz w:val="24"/>
          <w:szCs w:val="24"/>
          <w:lang w:val="en-IN"/>
        </w:rPr>
      </w:pPr>
      <w:r w:rsidRPr="00383DC2">
        <w:rPr>
          <w:b/>
          <w:bCs/>
          <w:sz w:val="24"/>
          <w:szCs w:val="24"/>
          <w:lang w:val="en-IN"/>
        </w:rPr>
        <w:t>5. Customer Experience Improvements</w:t>
      </w:r>
    </w:p>
    <w:p w14:paraId="20448205" w14:textId="77777777" w:rsidR="00383DC2" w:rsidRPr="00383DC2" w:rsidRDefault="00383DC2" w:rsidP="00A36649">
      <w:pPr>
        <w:widowControl w:val="0"/>
        <w:numPr>
          <w:ilvl w:val="0"/>
          <w:numId w:val="63"/>
        </w:numPr>
        <w:spacing w:before="200" w:line="273" w:lineRule="auto"/>
        <w:rPr>
          <w:sz w:val="24"/>
          <w:szCs w:val="24"/>
          <w:lang w:val="en-IN"/>
        </w:rPr>
      </w:pPr>
      <w:r w:rsidRPr="00383DC2">
        <w:rPr>
          <w:b/>
          <w:bCs/>
          <w:sz w:val="24"/>
          <w:szCs w:val="24"/>
          <w:lang w:val="en-IN"/>
        </w:rPr>
        <w:t>Easy Return &amp; Replacement Policy</w:t>
      </w:r>
      <w:r w:rsidRPr="00383DC2">
        <w:rPr>
          <w:sz w:val="24"/>
          <w:szCs w:val="24"/>
          <w:lang w:val="en-IN"/>
        </w:rPr>
        <w:t>: A smooth return process builds trust and prevents negative reviews.</w:t>
      </w:r>
    </w:p>
    <w:p w14:paraId="7F3CB216" w14:textId="77777777" w:rsidR="00383DC2" w:rsidRPr="00383DC2" w:rsidRDefault="00383DC2" w:rsidP="00A36649">
      <w:pPr>
        <w:widowControl w:val="0"/>
        <w:numPr>
          <w:ilvl w:val="0"/>
          <w:numId w:val="63"/>
        </w:numPr>
        <w:spacing w:before="200" w:line="273" w:lineRule="auto"/>
        <w:rPr>
          <w:sz w:val="24"/>
          <w:szCs w:val="24"/>
          <w:lang w:val="en-IN"/>
        </w:rPr>
      </w:pPr>
      <w:r w:rsidRPr="00383DC2">
        <w:rPr>
          <w:b/>
          <w:bCs/>
          <w:sz w:val="24"/>
          <w:szCs w:val="24"/>
          <w:lang w:val="en-IN"/>
        </w:rPr>
        <w:t>Proactive Customer Support</w:t>
      </w:r>
      <w:r w:rsidRPr="00383DC2">
        <w:rPr>
          <w:sz w:val="24"/>
          <w:szCs w:val="24"/>
          <w:lang w:val="en-IN"/>
        </w:rPr>
        <w:t>: AI chatbots and 24/7 support can resolve order issues before they result in low ratings.</w:t>
      </w:r>
    </w:p>
    <w:p w14:paraId="4718B0D0" w14:textId="1CC2664D" w:rsidR="004E5D44" w:rsidRPr="00ED0E28" w:rsidRDefault="00383DC2" w:rsidP="00A36649">
      <w:pPr>
        <w:widowControl w:val="0"/>
        <w:numPr>
          <w:ilvl w:val="0"/>
          <w:numId w:val="63"/>
        </w:numPr>
        <w:spacing w:before="200" w:line="273" w:lineRule="auto"/>
        <w:rPr>
          <w:sz w:val="24"/>
          <w:szCs w:val="24"/>
          <w:lang w:val="en-IN"/>
        </w:rPr>
      </w:pPr>
      <w:r w:rsidRPr="00383DC2">
        <w:rPr>
          <w:b/>
          <w:bCs/>
          <w:sz w:val="24"/>
          <w:szCs w:val="24"/>
          <w:lang w:val="en-IN"/>
        </w:rPr>
        <w:t>Loyalty Programs</w:t>
      </w:r>
      <w:r w:rsidRPr="00383DC2">
        <w:rPr>
          <w:sz w:val="24"/>
          <w:szCs w:val="24"/>
          <w:lang w:val="en-IN"/>
        </w:rPr>
        <w:t>: Offer discounts or credits for customers who provide detailed feedback.</w:t>
      </w:r>
    </w:p>
    <w:p w14:paraId="0000002C" w14:textId="77777777" w:rsidR="000C6BF3" w:rsidRDefault="00C2219A" w:rsidP="00A36649">
      <w:pPr>
        <w:widowControl w:val="0"/>
        <w:numPr>
          <w:ilvl w:val="0"/>
          <w:numId w:val="2"/>
        </w:numPr>
        <w:spacing w:before="200" w:line="273" w:lineRule="auto"/>
        <w:rPr>
          <w:color w:val="005E00"/>
          <w:sz w:val="24"/>
          <w:szCs w:val="24"/>
        </w:rPr>
      </w:pPr>
      <w:r w:rsidRPr="00DC6445">
        <w:rPr>
          <w:color w:val="005E00"/>
          <w:sz w:val="24"/>
          <w:szCs w:val="24"/>
        </w:rPr>
        <w:t xml:space="preserve">Using the time intelligence DAX function, create a table to compare each month’s sales with the previous year’s same month’s total sales. </w:t>
      </w:r>
      <w:proofErr w:type="gramStart"/>
      <w:r w:rsidRPr="00DC6445">
        <w:rPr>
          <w:color w:val="005E00"/>
          <w:sz w:val="24"/>
          <w:szCs w:val="24"/>
        </w:rPr>
        <w:t>So</w:t>
      </w:r>
      <w:proofErr w:type="gramEnd"/>
      <w:r w:rsidRPr="00DC6445">
        <w:rPr>
          <w:color w:val="005E00"/>
          <w:sz w:val="24"/>
          <w:szCs w:val="24"/>
        </w:rPr>
        <w:t xml:space="preserve"> there will be four columns in the output year, month, total sales, </w:t>
      </w:r>
      <w:proofErr w:type="spellStart"/>
      <w:r w:rsidRPr="00DC6445">
        <w:rPr>
          <w:color w:val="005E00"/>
          <w:sz w:val="24"/>
          <w:szCs w:val="24"/>
        </w:rPr>
        <w:t>previous_years_sales</w:t>
      </w:r>
      <w:proofErr w:type="spellEnd"/>
      <w:r w:rsidRPr="00DC6445">
        <w:rPr>
          <w:color w:val="005E00"/>
          <w:sz w:val="24"/>
          <w:szCs w:val="24"/>
        </w:rPr>
        <w:t>.</w:t>
      </w:r>
    </w:p>
    <w:p w14:paraId="40464850" w14:textId="52234076" w:rsidR="00ED0E28" w:rsidRPr="00AA0F2C" w:rsidRDefault="00AA0F2C" w:rsidP="00ED0E28">
      <w:pPr>
        <w:widowControl w:val="0"/>
        <w:spacing w:before="200" w:line="273" w:lineRule="auto"/>
        <w:ind w:left="502"/>
        <w:rPr>
          <w:b/>
          <w:bCs/>
          <w:color w:val="C00000"/>
          <w:sz w:val="24"/>
          <w:szCs w:val="24"/>
          <w:u w:val="single"/>
        </w:rPr>
      </w:pPr>
      <w:r w:rsidRPr="00AA0F2C">
        <w:rPr>
          <w:b/>
          <w:bCs/>
          <w:color w:val="C00000"/>
          <w:sz w:val="24"/>
          <w:szCs w:val="24"/>
          <w:u w:val="single"/>
        </w:rPr>
        <w:lastRenderedPageBreak/>
        <w:t>Calculated Measures for previous year sales</w:t>
      </w:r>
    </w:p>
    <w:p w14:paraId="4D17598E" w14:textId="25E9DB79" w:rsidR="00793773" w:rsidRPr="00793773" w:rsidRDefault="00793773" w:rsidP="00793773">
      <w:pPr>
        <w:widowControl w:val="0"/>
        <w:spacing w:before="200" w:line="273" w:lineRule="auto"/>
        <w:ind w:left="502"/>
        <w:rPr>
          <w:color w:val="005E00"/>
          <w:sz w:val="24"/>
          <w:szCs w:val="24"/>
          <w:lang w:val="en-IN"/>
        </w:rPr>
      </w:pPr>
      <w:r w:rsidRPr="00793773">
        <w:rPr>
          <w:noProof/>
          <w:color w:val="005E00"/>
          <w:sz w:val="24"/>
          <w:szCs w:val="24"/>
          <w:lang w:val="en-IN"/>
        </w:rPr>
        <w:drawing>
          <wp:inline distT="0" distB="0" distL="0" distR="0" wp14:anchorId="03436F74" wp14:editId="2B3D1B05">
            <wp:extent cx="5733415" cy="1064260"/>
            <wp:effectExtent l="0" t="0" r="635" b="2540"/>
            <wp:docPr id="817591872" name="Picture 12"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91872" name="Picture 12" descr="A close-up of a computer cod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3415" cy="1064260"/>
                    </a:xfrm>
                    <a:prstGeom prst="rect">
                      <a:avLst/>
                    </a:prstGeom>
                    <a:noFill/>
                    <a:ln>
                      <a:noFill/>
                    </a:ln>
                  </pic:spPr>
                </pic:pic>
              </a:graphicData>
            </a:graphic>
          </wp:inline>
        </w:drawing>
      </w:r>
    </w:p>
    <w:p w14:paraId="4E31E7AD" w14:textId="7D742B91" w:rsidR="00F10389" w:rsidRDefault="00793773" w:rsidP="00F10389">
      <w:pPr>
        <w:widowControl w:val="0"/>
        <w:spacing w:before="200" w:line="273" w:lineRule="auto"/>
        <w:ind w:left="502"/>
        <w:rPr>
          <w:b/>
          <w:bCs/>
          <w:color w:val="C00000"/>
          <w:sz w:val="24"/>
          <w:szCs w:val="24"/>
          <w:u w:val="single"/>
        </w:rPr>
      </w:pPr>
      <w:r w:rsidRPr="00793773">
        <w:rPr>
          <w:b/>
          <w:bCs/>
          <w:color w:val="C00000"/>
          <w:sz w:val="24"/>
          <w:szCs w:val="24"/>
          <w:u w:val="single"/>
        </w:rPr>
        <w:t>Visualization</w:t>
      </w:r>
    </w:p>
    <w:p w14:paraId="780396FB" w14:textId="0F1D51AD" w:rsidR="00793773" w:rsidRPr="00D752CA" w:rsidRDefault="00D752CA" w:rsidP="00F10389">
      <w:pPr>
        <w:widowControl w:val="0"/>
        <w:spacing w:before="200" w:line="273" w:lineRule="auto"/>
        <w:ind w:left="502"/>
        <w:rPr>
          <w:sz w:val="24"/>
          <w:szCs w:val="24"/>
        </w:rPr>
      </w:pPr>
      <w:r w:rsidRPr="00D752CA">
        <w:rPr>
          <w:sz w:val="24"/>
          <w:szCs w:val="24"/>
        </w:rPr>
        <w:t>Column: Order</w:t>
      </w:r>
      <w:r w:rsidR="00C2219A">
        <w:rPr>
          <w:sz w:val="24"/>
          <w:szCs w:val="24"/>
        </w:rPr>
        <w:t xml:space="preserve"> </w:t>
      </w:r>
      <w:r w:rsidRPr="00D752CA">
        <w:rPr>
          <w:sz w:val="24"/>
          <w:szCs w:val="24"/>
        </w:rPr>
        <w:t>date,</w:t>
      </w:r>
      <w:r>
        <w:rPr>
          <w:sz w:val="24"/>
          <w:szCs w:val="24"/>
        </w:rPr>
        <w:t xml:space="preserve"> </w:t>
      </w:r>
      <w:r w:rsidRPr="00D752CA">
        <w:rPr>
          <w:sz w:val="24"/>
          <w:szCs w:val="24"/>
        </w:rPr>
        <w:t xml:space="preserve">Total </w:t>
      </w:r>
      <w:r w:rsidR="00C2219A" w:rsidRPr="00D752CA">
        <w:rPr>
          <w:sz w:val="24"/>
          <w:szCs w:val="24"/>
        </w:rPr>
        <w:t>Sales</w:t>
      </w:r>
      <w:r w:rsidR="00C2219A">
        <w:rPr>
          <w:sz w:val="24"/>
          <w:szCs w:val="24"/>
        </w:rPr>
        <w:t>, Previous</w:t>
      </w:r>
      <w:r w:rsidRPr="00D752CA">
        <w:rPr>
          <w:sz w:val="24"/>
          <w:szCs w:val="24"/>
        </w:rPr>
        <w:t xml:space="preserve"> Year Sales1</w:t>
      </w:r>
    </w:p>
    <w:p w14:paraId="10893EA3" w14:textId="72D3335F" w:rsidR="00C2219A" w:rsidRPr="00C2219A" w:rsidRDefault="00C2219A" w:rsidP="00C2219A">
      <w:pPr>
        <w:widowControl w:val="0"/>
        <w:spacing w:before="200" w:line="273" w:lineRule="auto"/>
        <w:ind w:left="502"/>
        <w:rPr>
          <w:color w:val="005E00"/>
          <w:sz w:val="24"/>
          <w:szCs w:val="24"/>
          <w:lang w:val="en-IN"/>
        </w:rPr>
      </w:pPr>
      <w:r w:rsidRPr="00C2219A">
        <w:rPr>
          <w:noProof/>
          <w:color w:val="005E00"/>
          <w:sz w:val="24"/>
          <w:szCs w:val="24"/>
          <w:lang w:val="en-IN"/>
        </w:rPr>
        <w:drawing>
          <wp:inline distT="0" distB="0" distL="0" distR="0" wp14:anchorId="26C5E259" wp14:editId="673A43D0">
            <wp:extent cx="3916680" cy="3429000"/>
            <wp:effectExtent l="0" t="0" r="7620" b="0"/>
            <wp:docPr id="276309078" name="Picture 14" descr="A screenshot of a dat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09078" name="Picture 14" descr="A screenshot of a data tabl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6680" cy="3429000"/>
                    </a:xfrm>
                    <a:prstGeom prst="rect">
                      <a:avLst/>
                    </a:prstGeom>
                    <a:noFill/>
                    <a:ln>
                      <a:noFill/>
                    </a:ln>
                  </pic:spPr>
                </pic:pic>
              </a:graphicData>
            </a:graphic>
          </wp:inline>
        </w:drawing>
      </w:r>
    </w:p>
    <w:p w14:paraId="424B3563" w14:textId="77777777" w:rsidR="00144090" w:rsidRDefault="00144090" w:rsidP="00144090">
      <w:pPr>
        <w:widowControl w:val="0"/>
        <w:spacing w:before="200" w:line="273" w:lineRule="auto"/>
        <w:ind w:left="502"/>
        <w:rPr>
          <w:color w:val="005E00"/>
          <w:sz w:val="24"/>
          <w:szCs w:val="24"/>
        </w:rPr>
      </w:pPr>
    </w:p>
    <w:p w14:paraId="1A34327C" w14:textId="77777777" w:rsidR="007845B6" w:rsidRDefault="007845B6" w:rsidP="007845B6">
      <w:pPr>
        <w:pStyle w:val="ListParagraph"/>
        <w:rPr>
          <w:color w:val="005E00"/>
          <w:sz w:val="24"/>
          <w:szCs w:val="24"/>
        </w:rPr>
      </w:pPr>
    </w:p>
    <w:p w14:paraId="7FA93A72" w14:textId="77777777" w:rsidR="007845B6" w:rsidRPr="00DC6445" w:rsidRDefault="007845B6" w:rsidP="007845B6">
      <w:pPr>
        <w:widowControl w:val="0"/>
        <w:spacing w:before="200" w:line="273" w:lineRule="auto"/>
        <w:ind w:left="502"/>
        <w:rPr>
          <w:color w:val="005E00"/>
          <w:sz w:val="24"/>
          <w:szCs w:val="24"/>
        </w:rPr>
      </w:pPr>
    </w:p>
    <w:p w14:paraId="0000002D" w14:textId="77777777" w:rsidR="000C6BF3" w:rsidRDefault="00C2219A" w:rsidP="00A36649">
      <w:pPr>
        <w:widowControl w:val="0"/>
        <w:numPr>
          <w:ilvl w:val="0"/>
          <w:numId w:val="2"/>
        </w:numPr>
        <w:spacing w:before="200" w:line="273" w:lineRule="auto"/>
        <w:rPr>
          <w:color w:val="005E00"/>
          <w:sz w:val="24"/>
          <w:szCs w:val="24"/>
        </w:rPr>
      </w:pPr>
      <w:r w:rsidRPr="00DC6445">
        <w:rPr>
          <w:color w:val="005E00"/>
          <w:sz w:val="24"/>
          <w:szCs w:val="24"/>
        </w:rPr>
        <w:t>What do you understand by PowerBI gateway? What are its use cases?</w:t>
      </w:r>
    </w:p>
    <w:p w14:paraId="59CDE7C6" w14:textId="77777777" w:rsidR="005058D9" w:rsidRPr="005058D9" w:rsidRDefault="005058D9" w:rsidP="005058D9">
      <w:pPr>
        <w:pStyle w:val="ListParagraph"/>
        <w:spacing w:after="160" w:line="278" w:lineRule="auto"/>
        <w:rPr>
          <w:sz w:val="24"/>
          <w:szCs w:val="24"/>
        </w:rPr>
      </w:pPr>
      <w:r w:rsidRPr="005058D9">
        <w:rPr>
          <w:sz w:val="24"/>
          <w:szCs w:val="24"/>
        </w:rPr>
        <w:t xml:space="preserve">Power BI Gateway is a bridge between on-premises data sources and Power BI in the cloud. It allows to schedule refreshes, connect to local databases, and ensure that Power BI reports are </w:t>
      </w:r>
      <w:proofErr w:type="gramStart"/>
      <w:r w:rsidRPr="005058D9">
        <w:rPr>
          <w:sz w:val="24"/>
          <w:szCs w:val="24"/>
        </w:rPr>
        <w:t>up-to-date</w:t>
      </w:r>
      <w:proofErr w:type="gramEnd"/>
      <w:r w:rsidRPr="005058D9">
        <w:rPr>
          <w:sz w:val="24"/>
          <w:szCs w:val="24"/>
        </w:rPr>
        <w:t>.</w:t>
      </w:r>
    </w:p>
    <w:p w14:paraId="4B416D79" w14:textId="77777777" w:rsidR="005058D9" w:rsidRDefault="005058D9" w:rsidP="005058D9">
      <w:pPr>
        <w:ind w:firstLine="720"/>
        <w:rPr>
          <w:b/>
          <w:bCs/>
          <w:sz w:val="24"/>
          <w:szCs w:val="24"/>
          <w:u w:val="single"/>
        </w:rPr>
      </w:pPr>
      <w:r w:rsidRPr="005058D9">
        <w:rPr>
          <w:b/>
          <w:bCs/>
          <w:sz w:val="24"/>
          <w:szCs w:val="24"/>
          <w:u w:val="single"/>
        </w:rPr>
        <w:t>Use Cases of Power BI Gateway:</w:t>
      </w:r>
    </w:p>
    <w:p w14:paraId="3FB734CE" w14:textId="77777777" w:rsidR="005058D9" w:rsidRPr="005058D9" w:rsidRDefault="005058D9" w:rsidP="005058D9">
      <w:pPr>
        <w:ind w:firstLine="720"/>
        <w:rPr>
          <w:b/>
          <w:bCs/>
          <w:sz w:val="24"/>
          <w:szCs w:val="24"/>
          <w:u w:val="single"/>
        </w:rPr>
      </w:pPr>
    </w:p>
    <w:p w14:paraId="28118CEE" w14:textId="77777777" w:rsidR="005058D9" w:rsidRPr="005058D9" w:rsidRDefault="005058D9" w:rsidP="00A36649">
      <w:pPr>
        <w:pStyle w:val="ListParagraph"/>
        <w:numPr>
          <w:ilvl w:val="0"/>
          <w:numId w:val="57"/>
        </w:numPr>
        <w:spacing w:after="160" w:line="278" w:lineRule="auto"/>
        <w:rPr>
          <w:sz w:val="24"/>
          <w:szCs w:val="24"/>
        </w:rPr>
      </w:pPr>
      <w:r w:rsidRPr="005058D9">
        <w:rPr>
          <w:b/>
          <w:bCs/>
          <w:sz w:val="24"/>
          <w:szCs w:val="24"/>
        </w:rPr>
        <w:t>On-Premises Data Integration:</w:t>
      </w:r>
      <w:r w:rsidRPr="005058D9">
        <w:rPr>
          <w:sz w:val="24"/>
          <w:szCs w:val="24"/>
        </w:rPr>
        <w:t xml:space="preserve"> For businesses with on-premises databases, the gateway enables seamless data transfer.</w:t>
      </w:r>
    </w:p>
    <w:p w14:paraId="4458555C" w14:textId="77777777" w:rsidR="005058D9" w:rsidRPr="005058D9" w:rsidRDefault="005058D9" w:rsidP="00A36649">
      <w:pPr>
        <w:pStyle w:val="ListParagraph"/>
        <w:numPr>
          <w:ilvl w:val="0"/>
          <w:numId w:val="57"/>
        </w:numPr>
        <w:spacing w:after="160" w:line="278" w:lineRule="auto"/>
        <w:rPr>
          <w:sz w:val="24"/>
          <w:szCs w:val="24"/>
        </w:rPr>
      </w:pPr>
      <w:r w:rsidRPr="005058D9">
        <w:rPr>
          <w:b/>
          <w:bCs/>
          <w:sz w:val="24"/>
          <w:szCs w:val="24"/>
        </w:rPr>
        <w:t>Real-Time Data:</w:t>
      </w:r>
      <w:r w:rsidRPr="005058D9">
        <w:rPr>
          <w:sz w:val="24"/>
          <w:szCs w:val="24"/>
        </w:rPr>
        <w:t xml:space="preserve"> Power BI Gateway allows you to provide real-time analytics.</w:t>
      </w:r>
    </w:p>
    <w:p w14:paraId="0BCF8E88" w14:textId="77777777" w:rsidR="005058D9" w:rsidRPr="005058D9" w:rsidRDefault="005058D9" w:rsidP="00A36649">
      <w:pPr>
        <w:pStyle w:val="ListParagraph"/>
        <w:numPr>
          <w:ilvl w:val="0"/>
          <w:numId w:val="57"/>
        </w:numPr>
        <w:spacing w:after="160" w:line="278" w:lineRule="auto"/>
        <w:rPr>
          <w:sz w:val="24"/>
          <w:szCs w:val="24"/>
        </w:rPr>
      </w:pPr>
      <w:r w:rsidRPr="005058D9">
        <w:rPr>
          <w:b/>
          <w:bCs/>
          <w:sz w:val="24"/>
          <w:szCs w:val="24"/>
        </w:rPr>
        <w:lastRenderedPageBreak/>
        <w:t>Security:</w:t>
      </w:r>
      <w:r w:rsidRPr="005058D9">
        <w:rPr>
          <w:sz w:val="24"/>
          <w:szCs w:val="24"/>
        </w:rPr>
        <w:t xml:space="preserve"> Ensures secure data transfer between on-premises and cloud services.</w:t>
      </w:r>
    </w:p>
    <w:p w14:paraId="349B9E4C" w14:textId="5EF0A39B" w:rsidR="005058D9" w:rsidRPr="005058D9" w:rsidRDefault="005058D9" w:rsidP="00A36649">
      <w:pPr>
        <w:pStyle w:val="ListParagraph"/>
        <w:numPr>
          <w:ilvl w:val="0"/>
          <w:numId w:val="57"/>
        </w:numPr>
        <w:spacing w:after="160" w:line="278" w:lineRule="auto"/>
        <w:rPr>
          <w:sz w:val="24"/>
          <w:szCs w:val="24"/>
        </w:rPr>
      </w:pPr>
      <w:r w:rsidRPr="005058D9">
        <w:rPr>
          <w:b/>
          <w:bCs/>
          <w:sz w:val="24"/>
          <w:szCs w:val="24"/>
        </w:rPr>
        <w:t>Hybrid Data Scenarios</w:t>
      </w:r>
      <w:r w:rsidRPr="005058D9">
        <w:rPr>
          <w:sz w:val="24"/>
          <w:szCs w:val="24"/>
        </w:rPr>
        <w:t>: Organizations can manage data both in the cloud and on-premises. The gateway supports hybrid setups, making it easier to analyse data across different environments.</w:t>
      </w:r>
    </w:p>
    <w:p w14:paraId="51148780" w14:textId="77777777" w:rsidR="005058D9" w:rsidRPr="005058D9" w:rsidRDefault="005058D9" w:rsidP="00A36649">
      <w:pPr>
        <w:pStyle w:val="ListParagraph"/>
        <w:numPr>
          <w:ilvl w:val="0"/>
          <w:numId w:val="57"/>
        </w:numPr>
        <w:spacing w:after="160" w:line="278" w:lineRule="auto"/>
        <w:rPr>
          <w:sz w:val="24"/>
          <w:szCs w:val="24"/>
        </w:rPr>
      </w:pPr>
      <w:r w:rsidRPr="005058D9">
        <w:rPr>
          <w:b/>
          <w:bCs/>
          <w:sz w:val="24"/>
          <w:szCs w:val="24"/>
        </w:rPr>
        <w:t>Integration with Other Services</w:t>
      </w:r>
      <w:r w:rsidRPr="005058D9">
        <w:rPr>
          <w:sz w:val="24"/>
          <w:szCs w:val="24"/>
        </w:rPr>
        <w:t>: It can be used with other Microsoft services like Azure Analysis Services and SQL Server Analysis Services, allowing for a seamless integration of analytics solutions.</w:t>
      </w:r>
    </w:p>
    <w:p w14:paraId="617ED568" w14:textId="77777777" w:rsidR="005058D9" w:rsidRPr="00DC6445" w:rsidRDefault="005058D9" w:rsidP="005058D9">
      <w:pPr>
        <w:widowControl w:val="0"/>
        <w:spacing w:before="200" w:line="273" w:lineRule="auto"/>
        <w:ind w:left="502"/>
        <w:rPr>
          <w:color w:val="005E00"/>
          <w:sz w:val="24"/>
          <w:szCs w:val="24"/>
        </w:rPr>
      </w:pPr>
    </w:p>
    <w:p w14:paraId="0000002E" w14:textId="77777777" w:rsidR="000C6BF3" w:rsidRDefault="00C2219A" w:rsidP="00A36649">
      <w:pPr>
        <w:widowControl w:val="0"/>
        <w:numPr>
          <w:ilvl w:val="0"/>
          <w:numId w:val="2"/>
        </w:numPr>
        <w:spacing w:before="200" w:line="273" w:lineRule="auto"/>
        <w:rPr>
          <w:color w:val="005E00"/>
          <w:sz w:val="24"/>
          <w:szCs w:val="24"/>
        </w:rPr>
      </w:pPr>
      <w:r w:rsidRPr="00DC6445">
        <w:rPr>
          <w:color w:val="005E00"/>
          <w:sz w:val="24"/>
          <w:szCs w:val="24"/>
        </w:rPr>
        <w:t>How would you approach this problem, if the objective and subjective questions weren't given?</w:t>
      </w:r>
    </w:p>
    <w:p w14:paraId="6A25D653" w14:textId="77777777" w:rsidR="003C30BE" w:rsidRDefault="003C30BE" w:rsidP="003C30BE">
      <w:pPr>
        <w:pStyle w:val="ListParagraph"/>
        <w:ind w:left="502"/>
        <w:rPr>
          <w:sz w:val="28"/>
          <w:szCs w:val="28"/>
        </w:rPr>
      </w:pPr>
      <w:r w:rsidRPr="003C30BE">
        <w:rPr>
          <w:sz w:val="28"/>
          <w:szCs w:val="28"/>
        </w:rPr>
        <w:t>If objective and subjective questions weren't provided in the given problem statement, here’s how I would approach the task:</w:t>
      </w:r>
    </w:p>
    <w:p w14:paraId="4AD7C8EC" w14:textId="77777777" w:rsidR="00776C4D" w:rsidRPr="003C30BE" w:rsidRDefault="00776C4D" w:rsidP="003C30BE">
      <w:pPr>
        <w:pStyle w:val="ListParagraph"/>
        <w:ind w:left="502"/>
        <w:rPr>
          <w:sz w:val="28"/>
          <w:szCs w:val="28"/>
        </w:rPr>
      </w:pPr>
    </w:p>
    <w:p w14:paraId="13CCDD84" w14:textId="297FF863" w:rsidR="00DE6D4F" w:rsidRPr="00054C94" w:rsidRDefault="00DE6D4F" w:rsidP="00DE6D4F">
      <w:pPr>
        <w:rPr>
          <w:b/>
          <w:bCs/>
          <w:sz w:val="24"/>
          <w:szCs w:val="24"/>
          <w:u w:val="single"/>
        </w:rPr>
      </w:pPr>
      <w:r>
        <w:rPr>
          <w:b/>
          <w:bCs/>
          <w:sz w:val="28"/>
          <w:szCs w:val="28"/>
        </w:rPr>
        <w:t xml:space="preserve">      </w:t>
      </w:r>
      <w:r w:rsidRPr="00054C94">
        <w:rPr>
          <w:b/>
          <w:bCs/>
          <w:sz w:val="24"/>
          <w:szCs w:val="24"/>
          <w:u w:val="single"/>
        </w:rPr>
        <w:t>Step1</w:t>
      </w:r>
      <w:r w:rsidR="001B3447" w:rsidRPr="00054C94">
        <w:rPr>
          <w:b/>
          <w:bCs/>
          <w:sz w:val="24"/>
          <w:szCs w:val="24"/>
          <w:u w:val="single"/>
        </w:rPr>
        <w:t xml:space="preserve">) </w:t>
      </w:r>
      <w:r w:rsidRPr="00054C94">
        <w:rPr>
          <w:b/>
          <w:bCs/>
          <w:sz w:val="24"/>
          <w:szCs w:val="24"/>
          <w:u w:val="single"/>
        </w:rPr>
        <w:t>Data Exploration</w:t>
      </w:r>
      <w:r w:rsidR="001B3447" w:rsidRPr="00054C94">
        <w:rPr>
          <w:b/>
          <w:bCs/>
          <w:sz w:val="24"/>
          <w:szCs w:val="24"/>
          <w:u w:val="single"/>
        </w:rPr>
        <w:t xml:space="preserve"> and Cleaning</w:t>
      </w:r>
    </w:p>
    <w:p w14:paraId="70C6F308" w14:textId="77777777" w:rsidR="00776C4D" w:rsidRPr="00054C94" w:rsidRDefault="00776C4D" w:rsidP="00776C4D">
      <w:pPr>
        <w:ind w:left="720"/>
        <w:rPr>
          <w:sz w:val="24"/>
          <w:szCs w:val="24"/>
        </w:rPr>
      </w:pPr>
      <w:r w:rsidRPr="00054C94">
        <w:rPr>
          <w:sz w:val="24"/>
          <w:szCs w:val="24"/>
        </w:rPr>
        <w:t>I will start by exploring the dataset. Check the summary statistics to understand key trends. Look for missing values and handle them appropriately. Clean the data by standardizing categories and correcting any inconsistencies.</w:t>
      </w:r>
    </w:p>
    <w:p w14:paraId="5010DA20" w14:textId="77777777" w:rsidR="00AA4A02" w:rsidRPr="00DB4E20" w:rsidRDefault="00AA4A02" w:rsidP="00776C4D">
      <w:pPr>
        <w:ind w:left="720"/>
        <w:rPr>
          <w:sz w:val="28"/>
          <w:szCs w:val="28"/>
        </w:rPr>
      </w:pPr>
    </w:p>
    <w:p w14:paraId="1B667697" w14:textId="0E4624E1" w:rsidR="00776C4D" w:rsidRPr="00AA4A02" w:rsidRDefault="00AA4A02" w:rsidP="00AA4A02">
      <w:pPr>
        <w:rPr>
          <w:sz w:val="24"/>
          <w:szCs w:val="24"/>
          <w:u w:val="single"/>
        </w:rPr>
      </w:pPr>
      <w:r>
        <w:rPr>
          <w:b/>
          <w:bCs/>
          <w:sz w:val="28"/>
          <w:szCs w:val="28"/>
        </w:rPr>
        <w:t xml:space="preserve">     </w:t>
      </w:r>
      <w:r w:rsidR="00776C4D" w:rsidRPr="00AA4A02">
        <w:rPr>
          <w:b/>
          <w:bCs/>
          <w:sz w:val="24"/>
          <w:szCs w:val="24"/>
          <w:u w:val="single"/>
        </w:rPr>
        <w:t>Step2</w:t>
      </w:r>
      <w:r w:rsidRPr="00AA4A02">
        <w:rPr>
          <w:b/>
          <w:bCs/>
          <w:sz w:val="24"/>
          <w:szCs w:val="24"/>
          <w:u w:val="single"/>
        </w:rPr>
        <w:t xml:space="preserve">) </w:t>
      </w:r>
      <w:r w:rsidR="00776C4D" w:rsidRPr="00AA4A02">
        <w:rPr>
          <w:b/>
          <w:bCs/>
          <w:sz w:val="24"/>
          <w:szCs w:val="24"/>
          <w:u w:val="single"/>
        </w:rPr>
        <w:t>Business Objective</w:t>
      </w:r>
      <w:r w:rsidR="00776C4D" w:rsidRPr="00AA4A02">
        <w:rPr>
          <w:sz w:val="24"/>
          <w:szCs w:val="24"/>
          <w:u w:val="single"/>
        </w:rPr>
        <w:t xml:space="preserve">: </w:t>
      </w:r>
    </w:p>
    <w:p w14:paraId="44E03BEC" w14:textId="77777777" w:rsidR="00776C4D" w:rsidRDefault="00776C4D" w:rsidP="00776C4D">
      <w:pPr>
        <w:ind w:left="720"/>
        <w:rPr>
          <w:sz w:val="24"/>
          <w:szCs w:val="24"/>
        </w:rPr>
      </w:pPr>
      <w:r w:rsidRPr="00AA4A02">
        <w:rPr>
          <w:sz w:val="24"/>
          <w:szCs w:val="24"/>
        </w:rPr>
        <w:t>Focusing on the objectives like boosting sales, optimizing delivery times, improving customer satisfaction, or enhancing product offerings and then identify the areas where business can improve its performance.</w:t>
      </w:r>
    </w:p>
    <w:p w14:paraId="5923DA95" w14:textId="77777777" w:rsidR="00657802" w:rsidRDefault="00657802" w:rsidP="00776C4D">
      <w:pPr>
        <w:ind w:left="720"/>
        <w:rPr>
          <w:sz w:val="24"/>
          <w:szCs w:val="24"/>
        </w:rPr>
      </w:pPr>
    </w:p>
    <w:p w14:paraId="6967A7FF" w14:textId="57D5ECBF" w:rsidR="00776C4D" w:rsidRPr="00657802" w:rsidRDefault="00657802" w:rsidP="00AA4A02">
      <w:pPr>
        <w:rPr>
          <w:sz w:val="24"/>
          <w:szCs w:val="24"/>
          <w:u w:val="single"/>
        </w:rPr>
      </w:pPr>
      <w:r>
        <w:rPr>
          <w:sz w:val="24"/>
          <w:szCs w:val="24"/>
        </w:rPr>
        <w:t xml:space="preserve">    </w:t>
      </w:r>
      <w:r w:rsidR="00C16438">
        <w:rPr>
          <w:sz w:val="24"/>
          <w:szCs w:val="24"/>
        </w:rPr>
        <w:t xml:space="preserve"> </w:t>
      </w:r>
      <w:r>
        <w:rPr>
          <w:sz w:val="24"/>
          <w:szCs w:val="24"/>
        </w:rPr>
        <w:t xml:space="preserve"> </w:t>
      </w:r>
      <w:r w:rsidR="00776C4D" w:rsidRPr="00657802">
        <w:rPr>
          <w:b/>
          <w:bCs/>
          <w:sz w:val="24"/>
          <w:szCs w:val="24"/>
          <w:u w:val="single"/>
        </w:rPr>
        <w:t>Step 3</w:t>
      </w:r>
      <w:r w:rsidR="00C16438">
        <w:rPr>
          <w:b/>
          <w:bCs/>
          <w:sz w:val="24"/>
          <w:szCs w:val="24"/>
          <w:u w:val="single"/>
        </w:rPr>
        <w:t xml:space="preserve">) </w:t>
      </w:r>
      <w:r w:rsidR="00776C4D" w:rsidRPr="00657802">
        <w:rPr>
          <w:b/>
          <w:bCs/>
          <w:sz w:val="24"/>
          <w:szCs w:val="24"/>
          <w:u w:val="single"/>
        </w:rPr>
        <w:t>Key Metrics</w:t>
      </w:r>
      <w:r w:rsidR="00776C4D" w:rsidRPr="00657802">
        <w:rPr>
          <w:sz w:val="24"/>
          <w:szCs w:val="24"/>
          <w:u w:val="single"/>
        </w:rPr>
        <w:t xml:space="preserve">: </w:t>
      </w:r>
    </w:p>
    <w:p w14:paraId="48A4C49E" w14:textId="77777777" w:rsidR="00776C4D" w:rsidRDefault="00776C4D" w:rsidP="00776C4D">
      <w:pPr>
        <w:ind w:left="720"/>
        <w:rPr>
          <w:sz w:val="24"/>
          <w:szCs w:val="24"/>
        </w:rPr>
      </w:pPr>
      <w:r w:rsidRPr="00AA4A02">
        <w:rPr>
          <w:sz w:val="24"/>
          <w:szCs w:val="24"/>
        </w:rPr>
        <w:t>Now by focusing on some key metrics like total sales, customer satisfaction (ratings), product performance, and delivery efficiency that will help overall business and identify areas for improvement.</w:t>
      </w:r>
    </w:p>
    <w:p w14:paraId="4DD25E21" w14:textId="77777777" w:rsidR="00657802" w:rsidRDefault="00657802" w:rsidP="00776C4D">
      <w:pPr>
        <w:ind w:left="720"/>
        <w:rPr>
          <w:sz w:val="24"/>
          <w:szCs w:val="24"/>
        </w:rPr>
      </w:pPr>
    </w:p>
    <w:p w14:paraId="7417B936" w14:textId="44E82DBC" w:rsidR="00776C4D" w:rsidRPr="00657802" w:rsidRDefault="00657802" w:rsidP="00657802">
      <w:pPr>
        <w:rPr>
          <w:sz w:val="24"/>
          <w:szCs w:val="24"/>
          <w:u w:val="single"/>
        </w:rPr>
      </w:pPr>
      <w:r>
        <w:rPr>
          <w:sz w:val="24"/>
          <w:szCs w:val="24"/>
        </w:rPr>
        <w:t xml:space="preserve">     </w:t>
      </w:r>
      <w:r w:rsidR="00C16438">
        <w:rPr>
          <w:sz w:val="24"/>
          <w:szCs w:val="24"/>
        </w:rPr>
        <w:t xml:space="preserve"> </w:t>
      </w:r>
      <w:r w:rsidR="00776C4D" w:rsidRPr="00657802">
        <w:rPr>
          <w:b/>
          <w:bCs/>
          <w:sz w:val="24"/>
          <w:szCs w:val="24"/>
          <w:u w:val="single"/>
        </w:rPr>
        <w:t>Step 4</w:t>
      </w:r>
      <w:r w:rsidR="00C16438">
        <w:rPr>
          <w:b/>
          <w:bCs/>
          <w:sz w:val="24"/>
          <w:szCs w:val="24"/>
          <w:u w:val="single"/>
        </w:rPr>
        <w:t xml:space="preserve">) </w:t>
      </w:r>
      <w:r w:rsidR="00776C4D" w:rsidRPr="00657802">
        <w:rPr>
          <w:b/>
          <w:bCs/>
          <w:sz w:val="24"/>
          <w:szCs w:val="24"/>
          <w:u w:val="single"/>
        </w:rPr>
        <w:t>Dashboard</w:t>
      </w:r>
      <w:r w:rsidR="00776C4D" w:rsidRPr="00657802">
        <w:rPr>
          <w:sz w:val="24"/>
          <w:szCs w:val="24"/>
          <w:u w:val="single"/>
        </w:rPr>
        <w:t xml:space="preserve">: </w:t>
      </w:r>
    </w:p>
    <w:p w14:paraId="4D294853" w14:textId="77777777" w:rsidR="00776C4D" w:rsidRPr="00AA4A02" w:rsidRDefault="00776C4D" w:rsidP="00776C4D">
      <w:pPr>
        <w:ind w:left="720"/>
        <w:rPr>
          <w:sz w:val="24"/>
          <w:szCs w:val="24"/>
        </w:rPr>
      </w:pPr>
      <w:r w:rsidRPr="00AA4A02">
        <w:rPr>
          <w:sz w:val="24"/>
          <w:szCs w:val="24"/>
        </w:rPr>
        <w:t xml:space="preserve">Finally, creating visualizations that allow stakeholders to interact with the data. </w:t>
      </w:r>
    </w:p>
    <w:p w14:paraId="43C86DCC" w14:textId="77777777" w:rsidR="00776C4D" w:rsidRPr="00AA4A02" w:rsidRDefault="00776C4D" w:rsidP="00776C4D">
      <w:pPr>
        <w:ind w:left="720"/>
        <w:rPr>
          <w:sz w:val="24"/>
          <w:szCs w:val="24"/>
        </w:rPr>
      </w:pPr>
      <w:r w:rsidRPr="00AA4A02">
        <w:rPr>
          <w:sz w:val="24"/>
          <w:szCs w:val="24"/>
        </w:rPr>
        <w:t>By designing the dashboards that provide insights into sales by product, region, and time. This will help the team drill down into the data and make informed decisions.</w:t>
      </w:r>
    </w:p>
    <w:p w14:paraId="7CD60E80" w14:textId="7B28F62F" w:rsidR="002B7AAB" w:rsidRPr="00776C4D" w:rsidRDefault="002B7AAB" w:rsidP="00776C4D">
      <w:pPr>
        <w:rPr>
          <w:sz w:val="24"/>
          <w:szCs w:val="24"/>
        </w:rPr>
      </w:pPr>
    </w:p>
    <w:p w14:paraId="0000002F" w14:textId="77777777" w:rsidR="000C6BF3" w:rsidRDefault="000C6BF3">
      <w:pPr>
        <w:rPr>
          <w:b/>
          <w:sz w:val="36"/>
          <w:szCs w:val="36"/>
        </w:rPr>
      </w:pPr>
    </w:p>
    <w:p w14:paraId="00000030" w14:textId="77777777" w:rsidR="000C6BF3" w:rsidRDefault="000C6BF3">
      <w:pPr>
        <w:rPr>
          <w:b/>
          <w:sz w:val="36"/>
          <w:szCs w:val="36"/>
        </w:rPr>
      </w:pPr>
    </w:p>
    <w:p w14:paraId="00000031" w14:textId="77777777" w:rsidR="000C6BF3" w:rsidRDefault="000C6BF3">
      <w:pPr>
        <w:rPr>
          <w:b/>
          <w:sz w:val="36"/>
          <w:szCs w:val="36"/>
        </w:rPr>
      </w:pPr>
    </w:p>
    <w:p w14:paraId="00000032" w14:textId="77777777" w:rsidR="000C6BF3" w:rsidRDefault="000C6BF3">
      <w:pPr>
        <w:rPr>
          <w:b/>
          <w:sz w:val="36"/>
          <w:szCs w:val="36"/>
        </w:rPr>
      </w:pPr>
    </w:p>
    <w:p w14:paraId="00000033" w14:textId="77777777" w:rsidR="000C6BF3" w:rsidRDefault="000C6BF3">
      <w:pPr>
        <w:rPr>
          <w:b/>
          <w:sz w:val="36"/>
          <w:szCs w:val="36"/>
        </w:rPr>
      </w:pPr>
    </w:p>
    <w:p w14:paraId="00000034" w14:textId="77777777" w:rsidR="000C6BF3" w:rsidRDefault="000C6BF3">
      <w:pPr>
        <w:rPr>
          <w:b/>
          <w:sz w:val="36"/>
          <w:szCs w:val="36"/>
        </w:rPr>
      </w:pPr>
    </w:p>
    <w:p w14:paraId="00000035" w14:textId="77777777" w:rsidR="000C6BF3" w:rsidRDefault="000C6BF3">
      <w:pPr>
        <w:rPr>
          <w:b/>
          <w:sz w:val="36"/>
          <w:szCs w:val="36"/>
        </w:rPr>
      </w:pPr>
    </w:p>
    <w:p w14:paraId="00000036" w14:textId="77777777" w:rsidR="000C6BF3" w:rsidRDefault="000C6BF3">
      <w:pPr>
        <w:rPr>
          <w:b/>
          <w:sz w:val="36"/>
          <w:szCs w:val="36"/>
        </w:rPr>
      </w:pPr>
    </w:p>
    <w:p w14:paraId="00000037" w14:textId="77777777" w:rsidR="000C6BF3" w:rsidRDefault="000C6BF3">
      <w:pPr>
        <w:rPr>
          <w:b/>
          <w:sz w:val="36"/>
          <w:szCs w:val="36"/>
        </w:rPr>
      </w:pPr>
    </w:p>
    <w:p w14:paraId="00000038" w14:textId="77777777" w:rsidR="000C6BF3" w:rsidRDefault="000C6BF3">
      <w:pPr>
        <w:rPr>
          <w:b/>
          <w:sz w:val="36"/>
          <w:szCs w:val="36"/>
        </w:rPr>
      </w:pPr>
    </w:p>
    <w:p w14:paraId="00000039" w14:textId="77777777" w:rsidR="000C6BF3" w:rsidRDefault="000C6BF3">
      <w:pPr>
        <w:rPr>
          <w:b/>
          <w:sz w:val="36"/>
          <w:szCs w:val="36"/>
        </w:rPr>
      </w:pPr>
    </w:p>
    <w:p w14:paraId="0000003A" w14:textId="77777777" w:rsidR="000C6BF3" w:rsidRDefault="000C6BF3">
      <w:pPr>
        <w:rPr>
          <w:b/>
          <w:sz w:val="36"/>
          <w:szCs w:val="36"/>
        </w:rPr>
      </w:pPr>
    </w:p>
    <w:p w14:paraId="0000003B" w14:textId="77777777" w:rsidR="000C6BF3" w:rsidRDefault="000C6BF3">
      <w:pPr>
        <w:rPr>
          <w:b/>
          <w:sz w:val="36"/>
          <w:szCs w:val="36"/>
        </w:rPr>
      </w:pPr>
    </w:p>
    <w:p w14:paraId="0000003C" w14:textId="77777777" w:rsidR="000C6BF3" w:rsidRDefault="000C6BF3">
      <w:pPr>
        <w:rPr>
          <w:b/>
          <w:sz w:val="36"/>
          <w:szCs w:val="36"/>
        </w:rPr>
      </w:pPr>
    </w:p>
    <w:p w14:paraId="00000047" w14:textId="2F33D977" w:rsidR="000C6BF3" w:rsidRDefault="000C6BF3">
      <w:pPr>
        <w:widowControl w:val="0"/>
        <w:spacing w:before="200"/>
        <w:rPr>
          <w:b/>
          <w:sz w:val="24"/>
          <w:szCs w:val="24"/>
        </w:rPr>
      </w:pPr>
    </w:p>
    <w:sectPr w:rsidR="000C6BF3">
      <w:headerReference w:type="default" r:id="rId5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528E47" w14:textId="77777777" w:rsidR="00B16B95" w:rsidRDefault="00B16B95">
      <w:pPr>
        <w:spacing w:line="240" w:lineRule="auto"/>
      </w:pPr>
      <w:r>
        <w:separator/>
      </w:r>
    </w:p>
  </w:endnote>
  <w:endnote w:type="continuationSeparator" w:id="0">
    <w:p w14:paraId="0C3F26E6" w14:textId="77777777" w:rsidR="00B16B95" w:rsidRDefault="00B16B95">
      <w:pPr>
        <w:spacing w:line="240" w:lineRule="auto"/>
      </w:pPr>
      <w:r>
        <w:continuationSeparator/>
      </w:r>
    </w:p>
  </w:endnote>
  <w:endnote w:type="continuationNotice" w:id="1">
    <w:p w14:paraId="12D95236" w14:textId="77777777" w:rsidR="00B16B95" w:rsidRDefault="00B16B9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63279D" w14:textId="77777777" w:rsidR="00B16B95" w:rsidRDefault="00B16B95">
      <w:pPr>
        <w:spacing w:line="240" w:lineRule="auto"/>
      </w:pPr>
      <w:r>
        <w:separator/>
      </w:r>
    </w:p>
  </w:footnote>
  <w:footnote w:type="continuationSeparator" w:id="0">
    <w:p w14:paraId="7178E509" w14:textId="77777777" w:rsidR="00B16B95" w:rsidRDefault="00B16B95">
      <w:pPr>
        <w:spacing w:line="240" w:lineRule="auto"/>
      </w:pPr>
      <w:r>
        <w:continuationSeparator/>
      </w:r>
    </w:p>
  </w:footnote>
  <w:footnote w:type="continuationNotice" w:id="1">
    <w:p w14:paraId="426BC4F2" w14:textId="77777777" w:rsidR="00B16B95" w:rsidRDefault="00B16B9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48" w14:textId="77777777" w:rsidR="000C6BF3" w:rsidRDefault="000C6BF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D4BD0"/>
    <w:multiLevelType w:val="hybridMultilevel"/>
    <w:tmpl w:val="566AAFC0"/>
    <w:lvl w:ilvl="0" w:tplc="40090001">
      <w:start w:val="1"/>
      <w:numFmt w:val="bullet"/>
      <w:lvlText w:val=""/>
      <w:lvlJc w:val="left"/>
      <w:pPr>
        <w:ind w:left="1844" w:hanging="360"/>
      </w:pPr>
      <w:rPr>
        <w:rFonts w:ascii="Symbol" w:hAnsi="Symbol" w:hint="default"/>
      </w:rPr>
    </w:lvl>
    <w:lvl w:ilvl="1" w:tplc="40090003" w:tentative="1">
      <w:start w:val="1"/>
      <w:numFmt w:val="bullet"/>
      <w:lvlText w:val="o"/>
      <w:lvlJc w:val="left"/>
      <w:pPr>
        <w:ind w:left="2564" w:hanging="360"/>
      </w:pPr>
      <w:rPr>
        <w:rFonts w:ascii="Courier New" w:hAnsi="Courier New" w:cs="Courier New" w:hint="default"/>
      </w:rPr>
    </w:lvl>
    <w:lvl w:ilvl="2" w:tplc="40090005" w:tentative="1">
      <w:start w:val="1"/>
      <w:numFmt w:val="bullet"/>
      <w:lvlText w:val=""/>
      <w:lvlJc w:val="left"/>
      <w:pPr>
        <w:ind w:left="3284" w:hanging="360"/>
      </w:pPr>
      <w:rPr>
        <w:rFonts w:ascii="Wingdings" w:hAnsi="Wingdings" w:hint="default"/>
      </w:rPr>
    </w:lvl>
    <w:lvl w:ilvl="3" w:tplc="40090001" w:tentative="1">
      <w:start w:val="1"/>
      <w:numFmt w:val="bullet"/>
      <w:lvlText w:val=""/>
      <w:lvlJc w:val="left"/>
      <w:pPr>
        <w:ind w:left="4004" w:hanging="360"/>
      </w:pPr>
      <w:rPr>
        <w:rFonts w:ascii="Symbol" w:hAnsi="Symbol" w:hint="default"/>
      </w:rPr>
    </w:lvl>
    <w:lvl w:ilvl="4" w:tplc="40090003" w:tentative="1">
      <w:start w:val="1"/>
      <w:numFmt w:val="bullet"/>
      <w:lvlText w:val="o"/>
      <w:lvlJc w:val="left"/>
      <w:pPr>
        <w:ind w:left="4724" w:hanging="360"/>
      </w:pPr>
      <w:rPr>
        <w:rFonts w:ascii="Courier New" w:hAnsi="Courier New" w:cs="Courier New" w:hint="default"/>
      </w:rPr>
    </w:lvl>
    <w:lvl w:ilvl="5" w:tplc="40090005" w:tentative="1">
      <w:start w:val="1"/>
      <w:numFmt w:val="bullet"/>
      <w:lvlText w:val=""/>
      <w:lvlJc w:val="left"/>
      <w:pPr>
        <w:ind w:left="5444" w:hanging="360"/>
      </w:pPr>
      <w:rPr>
        <w:rFonts w:ascii="Wingdings" w:hAnsi="Wingdings" w:hint="default"/>
      </w:rPr>
    </w:lvl>
    <w:lvl w:ilvl="6" w:tplc="40090001" w:tentative="1">
      <w:start w:val="1"/>
      <w:numFmt w:val="bullet"/>
      <w:lvlText w:val=""/>
      <w:lvlJc w:val="left"/>
      <w:pPr>
        <w:ind w:left="6164" w:hanging="360"/>
      </w:pPr>
      <w:rPr>
        <w:rFonts w:ascii="Symbol" w:hAnsi="Symbol" w:hint="default"/>
      </w:rPr>
    </w:lvl>
    <w:lvl w:ilvl="7" w:tplc="40090003" w:tentative="1">
      <w:start w:val="1"/>
      <w:numFmt w:val="bullet"/>
      <w:lvlText w:val="o"/>
      <w:lvlJc w:val="left"/>
      <w:pPr>
        <w:ind w:left="6884" w:hanging="360"/>
      </w:pPr>
      <w:rPr>
        <w:rFonts w:ascii="Courier New" w:hAnsi="Courier New" w:cs="Courier New" w:hint="default"/>
      </w:rPr>
    </w:lvl>
    <w:lvl w:ilvl="8" w:tplc="40090005" w:tentative="1">
      <w:start w:val="1"/>
      <w:numFmt w:val="bullet"/>
      <w:lvlText w:val=""/>
      <w:lvlJc w:val="left"/>
      <w:pPr>
        <w:ind w:left="7604" w:hanging="360"/>
      </w:pPr>
      <w:rPr>
        <w:rFonts w:ascii="Wingdings" w:hAnsi="Wingdings" w:hint="default"/>
      </w:rPr>
    </w:lvl>
  </w:abstractNum>
  <w:abstractNum w:abstractNumId="1" w15:restartNumberingAfterBreak="0">
    <w:nsid w:val="009872D3"/>
    <w:multiLevelType w:val="hybridMultilevel"/>
    <w:tmpl w:val="6778C2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3DB182F"/>
    <w:multiLevelType w:val="hybridMultilevel"/>
    <w:tmpl w:val="A78C20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4061CAD"/>
    <w:multiLevelType w:val="multilevel"/>
    <w:tmpl w:val="A78E5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082A3B"/>
    <w:multiLevelType w:val="hybridMultilevel"/>
    <w:tmpl w:val="DEA60E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8543CA3"/>
    <w:multiLevelType w:val="hybridMultilevel"/>
    <w:tmpl w:val="12B2AF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B1A22B7"/>
    <w:multiLevelType w:val="hybridMultilevel"/>
    <w:tmpl w:val="DAB86E8A"/>
    <w:lvl w:ilvl="0" w:tplc="40090001">
      <w:start w:val="1"/>
      <w:numFmt w:val="bullet"/>
      <w:lvlText w:val=""/>
      <w:lvlJc w:val="left"/>
      <w:pPr>
        <w:ind w:left="1724" w:hanging="360"/>
      </w:pPr>
      <w:rPr>
        <w:rFonts w:ascii="Symbol" w:hAnsi="Symbol" w:hint="default"/>
      </w:rPr>
    </w:lvl>
    <w:lvl w:ilvl="1" w:tplc="40090003" w:tentative="1">
      <w:start w:val="1"/>
      <w:numFmt w:val="bullet"/>
      <w:lvlText w:val="o"/>
      <w:lvlJc w:val="left"/>
      <w:pPr>
        <w:ind w:left="2444" w:hanging="360"/>
      </w:pPr>
      <w:rPr>
        <w:rFonts w:ascii="Courier New" w:hAnsi="Courier New" w:cs="Courier New" w:hint="default"/>
      </w:rPr>
    </w:lvl>
    <w:lvl w:ilvl="2" w:tplc="40090005" w:tentative="1">
      <w:start w:val="1"/>
      <w:numFmt w:val="bullet"/>
      <w:lvlText w:val=""/>
      <w:lvlJc w:val="left"/>
      <w:pPr>
        <w:ind w:left="3164" w:hanging="360"/>
      </w:pPr>
      <w:rPr>
        <w:rFonts w:ascii="Wingdings" w:hAnsi="Wingdings" w:hint="default"/>
      </w:rPr>
    </w:lvl>
    <w:lvl w:ilvl="3" w:tplc="40090001" w:tentative="1">
      <w:start w:val="1"/>
      <w:numFmt w:val="bullet"/>
      <w:lvlText w:val=""/>
      <w:lvlJc w:val="left"/>
      <w:pPr>
        <w:ind w:left="3884" w:hanging="360"/>
      </w:pPr>
      <w:rPr>
        <w:rFonts w:ascii="Symbol" w:hAnsi="Symbol" w:hint="default"/>
      </w:rPr>
    </w:lvl>
    <w:lvl w:ilvl="4" w:tplc="40090003" w:tentative="1">
      <w:start w:val="1"/>
      <w:numFmt w:val="bullet"/>
      <w:lvlText w:val="o"/>
      <w:lvlJc w:val="left"/>
      <w:pPr>
        <w:ind w:left="4604" w:hanging="360"/>
      </w:pPr>
      <w:rPr>
        <w:rFonts w:ascii="Courier New" w:hAnsi="Courier New" w:cs="Courier New" w:hint="default"/>
      </w:rPr>
    </w:lvl>
    <w:lvl w:ilvl="5" w:tplc="40090005" w:tentative="1">
      <w:start w:val="1"/>
      <w:numFmt w:val="bullet"/>
      <w:lvlText w:val=""/>
      <w:lvlJc w:val="left"/>
      <w:pPr>
        <w:ind w:left="5324" w:hanging="360"/>
      </w:pPr>
      <w:rPr>
        <w:rFonts w:ascii="Wingdings" w:hAnsi="Wingdings" w:hint="default"/>
      </w:rPr>
    </w:lvl>
    <w:lvl w:ilvl="6" w:tplc="40090001" w:tentative="1">
      <w:start w:val="1"/>
      <w:numFmt w:val="bullet"/>
      <w:lvlText w:val=""/>
      <w:lvlJc w:val="left"/>
      <w:pPr>
        <w:ind w:left="6044" w:hanging="360"/>
      </w:pPr>
      <w:rPr>
        <w:rFonts w:ascii="Symbol" w:hAnsi="Symbol" w:hint="default"/>
      </w:rPr>
    </w:lvl>
    <w:lvl w:ilvl="7" w:tplc="40090003" w:tentative="1">
      <w:start w:val="1"/>
      <w:numFmt w:val="bullet"/>
      <w:lvlText w:val="o"/>
      <w:lvlJc w:val="left"/>
      <w:pPr>
        <w:ind w:left="6764" w:hanging="360"/>
      </w:pPr>
      <w:rPr>
        <w:rFonts w:ascii="Courier New" w:hAnsi="Courier New" w:cs="Courier New" w:hint="default"/>
      </w:rPr>
    </w:lvl>
    <w:lvl w:ilvl="8" w:tplc="40090005" w:tentative="1">
      <w:start w:val="1"/>
      <w:numFmt w:val="bullet"/>
      <w:lvlText w:val=""/>
      <w:lvlJc w:val="left"/>
      <w:pPr>
        <w:ind w:left="7484" w:hanging="360"/>
      </w:pPr>
      <w:rPr>
        <w:rFonts w:ascii="Wingdings" w:hAnsi="Wingdings" w:hint="default"/>
      </w:rPr>
    </w:lvl>
  </w:abstractNum>
  <w:abstractNum w:abstractNumId="7" w15:restartNumberingAfterBreak="0">
    <w:nsid w:val="0C641937"/>
    <w:multiLevelType w:val="hybridMultilevel"/>
    <w:tmpl w:val="5C42A32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D3261E3"/>
    <w:multiLevelType w:val="hybridMultilevel"/>
    <w:tmpl w:val="DECCCA70"/>
    <w:lvl w:ilvl="0" w:tplc="40090017">
      <w:start w:val="1"/>
      <w:numFmt w:val="lowerLetter"/>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ED23CD3"/>
    <w:multiLevelType w:val="hybridMultilevel"/>
    <w:tmpl w:val="1EA02F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F0E2BFC"/>
    <w:multiLevelType w:val="hybridMultilevel"/>
    <w:tmpl w:val="175EC576"/>
    <w:lvl w:ilvl="0" w:tplc="40090001">
      <w:start w:val="1"/>
      <w:numFmt w:val="bullet"/>
      <w:lvlText w:val=""/>
      <w:lvlJc w:val="left"/>
      <w:pPr>
        <w:ind w:left="1844" w:hanging="360"/>
      </w:pPr>
      <w:rPr>
        <w:rFonts w:ascii="Symbol" w:hAnsi="Symbol" w:hint="default"/>
      </w:rPr>
    </w:lvl>
    <w:lvl w:ilvl="1" w:tplc="40090003" w:tentative="1">
      <w:start w:val="1"/>
      <w:numFmt w:val="bullet"/>
      <w:lvlText w:val="o"/>
      <w:lvlJc w:val="left"/>
      <w:pPr>
        <w:ind w:left="2564" w:hanging="360"/>
      </w:pPr>
      <w:rPr>
        <w:rFonts w:ascii="Courier New" w:hAnsi="Courier New" w:cs="Courier New" w:hint="default"/>
      </w:rPr>
    </w:lvl>
    <w:lvl w:ilvl="2" w:tplc="40090005" w:tentative="1">
      <w:start w:val="1"/>
      <w:numFmt w:val="bullet"/>
      <w:lvlText w:val=""/>
      <w:lvlJc w:val="left"/>
      <w:pPr>
        <w:ind w:left="3284" w:hanging="360"/>
      </w:pPr>
      <w:rPr>
        <w:rFonts w:ascii="Wingdings" w:hAnsi="Wingdings" w:hint="default"/>
      </w:rPr>
    </w:lvl>
    <w:lvl w:ilvl="3" w:tplc="40090001" w:tentative="1">
      <w:start w:val="1"/>
      <w:numFmt w:val="bullet"/>
      <w:lvlText w:val=""/>
      <w:lvlJc w:val="left"/>
      <w:pPr>
        <w:ind w:left="4004" w:hanging="360"/>
      </w:pPr>
      <w:rPr>
        <w:rFonts w:ascii="Symbol" w:hAnsi="Symbol" w:hint="default"/>
      </w:rPr>
    </w:lvl>
    <w:lvl w:ilvl="4" w:tplc="40090003" w:tentative="1">
      <w:start w:val="1"/>
      <w:numFmt w:val="bullet"/>
      <w:lvlText w:val="o"/>
      <w:lvlJc w:val="left"/>
      <w:pPr>
        <w:ind w:left="4724" w:hanging="360"/>
      </w:pPr>
      <w:rPr>
        <w:rFonts w:ascii="Courier New" w:hAnsi="Courier New" w:cs="Courier New" w:hint="default"/>
      </w:rPr>
    </w:lvl>
    <w:lvl w:ilvl="5" w:tplc="40090005" w:tentative="1">
      <w:start w:val="1"/>
      <w:numFmt w:val="bullet"/>
      <w:lvlText w:val=""/>
      <w:lvlJc w:val="left"/>
      <w:pPr>
        <w:ind w:left="5444" w:hanging="360"/>
      </w:pPr>
      <w:rPr>
        <w:rFonts w:ascii="Wingdings" w:hAnsi="Wingdings" w:hint="default"/>
      </w:rPr>
    </w:lvl>
    <w:lvl w:ilvl="6" w:tplc="40090001" w:tentative="1">
      <w:start w:val="1"/>
      <w:numFmt w:val="bullet"/>
      <w:lvlText w:val=""/>
      <w:lvlJc w:val="left"/>
      <w:pPr>
        <w:ind w:left="6164" w:hanging="360"/>
      </w:pPr>
      <w:rPr>
        <w:rFonts w:ascii="Symbol" w:hAnsi="Symbol" w:hint="default"/>
      </w:rPr>
    </w:lvl>
    <w:lvl w:ilvl="7" w:tplc="40090003" w:tentative="1">
      <w:start w:val="1"/>
      <w:numFmt w:val="bullet"/>
      <w:lvlText w:val="o"/>
      <w:lvlJc w:val="left"/>
      <w:pPr>
        <w:ind w:left="6884" w:hanging="360"/>
      </w:pPr>
      <w:rPr>
        <w:rFonts w:ascii="Courier New" w:hAnsi="Courier New" w:cs="Courier New" w:hint="default"/>
      </w:rPr>
    </w:lvl>
    <w:lvl w:ilvl="8" w:tplc="40090005" w:tentative="1">
      <w:start w:val="1"/>
      <w:numFmt w:val="bullet"/>
      <w:lvlText w:val=""/>
      <w:lvlJc w:val="left"/>
      <w:pPr>
        <w:ind w:left="7604" w:hanging="360"/>
      </w:pPr>
      <w:rPr>
        <w:rFonts w:ascii="Wingdings" w:hAnsi="Wingdings" w:hint="default"/>
      </w:rPr>
    </w:lvl>
  </w:abstractNum>
  <w:abstractNum w:abstractNumId="11" w15:restartNumberingAfterBreak="0">
    <w:nsid w:val="148D0A98"/>
    <w:multiLevelType w:val="hybridMultilevel"/>
    <w:tmpl w:val="31AC1942"/>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2" w15:restartNumberingAfterBreak="0">
    <w:nsid w:val="159240C5"/>
    <w:multiLevelType w:val="hybridMultilevel"/>
    <w:tmpl w:val="4B28A44A"/>
    <w:lvl w:ilvl="0" w:tplc="40090013">
      <w:start w:val="1"/>
      <w:numFmt w:val="upperRoman"/>
      <w:lvlText w:val="%1."/>
      <w:lvlJc w:val="right"/>
      <w:pPr>
        <w:ind w:left="1124" w:hanging="360"/>
      </w:pPr>
    </w:lvl>
    <w:lvl w:ilvl="1" w:tplc="40090019" w:tentative="1">
      <w:start w:val="1"/>
      <w:numFmt w:val="lowerLetter"/>
      <w:lvlText w:val="%2."/>
      <w:lvlJc w:val="left"/>
      <w:pPr>
        <w:ind w:left="1844" w:hanging="360"/>
      </w:pPr>
    </w:lvl>
    <w:lvl w:ilvl="2" w:tplc="4009001B" w:tentative="1">
      <w:start w:val="1"/>
      <w:numFmt w:val="lowerRoman"/>
      <w:lvlText w:val="%3."/>
      <w:lvlJc w:val="right"/>
      <w:pPr>
        <w:ind w:left="2564" w:hanging="180"/>
      </w:pPr>
    </w:lvl>
    <w:lvl w:ilvl="3" w:tplc="4009000F" w:tentative="1">
      <w:start w:val="1"/>
      <w:numFmt w:val="decimal"/>
      <w:lvlText w:val="%4."/>
      <w:lvlJc w:val="left"/>
      <w:pPr>
        <w:ind w:left="3284" w:hanging="360"/>
      </w:pPr>
    </w:lvl>
    <w:lvl w:ilvl="4" w:tplc="40090019" w:tentative="1">
      <w:start w:val="1"/>
      <w:numFmt w:val="lowerLetter"/>
      <w:lvlText w:val="%5."/>
      <w:lvlJc w:val="left"/>
      <w:pPr>
        <w:ind w:left="4004" w:hanging="360"/>
      </w:pPr>
    </w:lvl>
    <w:lvl w:ilvl="5" w:tplc="4009001B" w:tentative="1">
      <w:start w:val="1"/>
      <w:numFmt w:val="lowerRoman"/>
      <w:lvlText w:val="%6."/>
      <w:lvlJc w:val="right"/>
      <w:pPr>
        <w:ind w:left="4724" w:hanging="180"/>
      </w:pPr>
    </w:lvl>
    <w:lvl w:ilvl="6" w:tplc="4009000F" w:tentative="1">
      <w:start w:val="1"/>
      <w:numFmt w:val="decimal"/>
      <w:lvlText w:val="%7."/>
      <w:lvlJc w:val="left"/>
      <w:pPr>
        <w:ind w:left="5444" w:hanging="360"/>
      </w:pPr>
    </w:lvl>
    <w:lvl w:ilvl="7" w:tplc="40090019" w:tentative="1">
      <w:start w:val="1"/>
      <w:numFmt w:val="lowerLetter"/>
      <w:lvlText w:val="%8."/>
      <w:lvlJc w:val="left"/>
      <w:pPr>
        <w:ind w:left="6164" w:hanging="360"/>
      </w:pPr>
    </w:lvl>
    <w:lvl w:ilvl="8" w:tplc="4009001B" w:tentative="1">
      <w:start w:val="1"/>
      <w:numFmt w:val="lowerRoman"/>
      <w:lvlText w:val="%9."/>
      <w:lvlJc w:val="right"/>
      <w:pPr>
        <w:ind w:left="6884" w:hanging="180"/>
      </w:pPr>
    </w:lvl>
  </w:abstractNum>
  <w:abstractNum w:abstractNumId="13" w15:restartNumberingAfterBreak="0">
    <w:nsid w:val="16F1467D"/>
    <w:multiLevelType w:val="hybridMultilevel"/>
    <w:tmpl w:val="F3BE4982"/>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14" w15:restartNumberingAfterBreak="0">
    <w:nsid w:val="19D66A8C"/>
    <w:multiLevelType w:val="multilevel"/>
    <w:tmpl w:val="8550C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793B98"/>
    <w:multiLevelType w:val="hybridMultilevel"/>
    <w:tmpl w:val="ED185A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AC94835"/>
    <w:multiLevelType w:val="hybridMultilevel"/>
    <w:tmpl w:val="BA5A9F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1FC15588"/>
    <w:multiLevelType w:val="hybridMultilevel"/>
    <w:tmpl w:val="71E616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0E3688A"/>
    <w:multiLevelType w:val="multilevel"/>
    <w:tmpl w:val="2DD6C512"/>
    <w:lvl w:ilvl="0">
      <w:start w:val="1"/>
      <w:numFmt w:val="bullet"/>
      <w:lvlText w:val=""/>
      <w:lvlJc w:val="left"/>
      <w:pPr>
        <w:tabs>
          <w:tab w:val="num" w:pos="720"/>
        </w:tabs>
        <w:ind w:left="720" w:hanging="360"/>
      </w:pPr>
      <w:rPr>
        <w:rFonts w:ascii="Symbol" w:hAnsi="Symbol" w:hint="default"/>
      </w:rPr>
    </w:lvl>
    <w:lvl w:ilvl="1">
      <w:start w:val="10"/>
      <w:numFmt w:val="decimal"/>
      <w:lvlText w:val="%2."/>
      <w:lvlJc w:val="left"/>
      <w:pPr>
        <w:ind w:left="1440" w:hanging="360"/>
      </w:pPr>
      <w:rPr>
        <w:rFonts w:hint="default"/>
      </w:rPr>
    </w:lvl>
    <w:lvl w:ilvl="2">
      <w:start w:val="1"/>
      <w:numFmt w:val="bullet"/>
      <w:lvlText w:val=""/>
      <w:lvlJc w:val="left"/>
      <w:pPr>
        <w:ind w:left="1440" w:hanging="360"/>
      </w:pPr>
      <w:rPr>
        <w:rFonts w:ascii="Symbol" w:hAnsi="Symbol" w:hint="default"/>
      </w:r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15C02A5"/>
    <w:multiLevelType w:val="hybridMultilevel"/>
    <w:tmpl w:val="5F56FB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26A66E52"/>
    <w:multiLevelType w:val="multilevel"/>
    <w:tmpl w:val="30266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3E1A78"/>
    <w:multiLevelType w:val="hybridMultilevel"/>
    <w:tmpl w:val="6A9C510A"/>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22" w15:restartNumberingAfterBreak="0">
    <w:nsid w:val="2B5C167C"/>
    <w:multiLevelType w:val="hybridMultilevel"/>
    <w:tmpl w:val="7A4C39B0"/>
    <w:lvl w:ilvl="0" w:tplc="40090001">
      <w:start w:val="1"/>
      <w:numFmt w:val="bullet"/>
      <w:lvlText w:val=""/>
      <w:lvlJc w:val="left"/>
      <w:pPr>
        <w:ind w:left="1778" w:hanging="360"/>
      </w:pPr>
      <w:rPr>
        <w:rFonts w:ascii="Symbol" w:hAnsi="Symbol" w:hint="default"/>
      </w:rPr>
    </w:lvl>
    <w:lvl w:ilvl="1" w:tplc="40090003" w:tentative="1">
      <w:start w:val="1"/>
      <w:numFmt w:val="bullet"/>
      <w:lvlText w:val="o"/>
      <w:lvlJc w:val="left"/>
      <w:pPr>
        <w:ind w:left="2498" w:hanging="360"/>
      </w:pPr>
      <w:rPr>
        <w:rFonts w:ascii="Courier New" w:hAnsi="Courier New" w:cs="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cs="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cs="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23" w15:restartNumberingAfterBreak="0">
    <w:nsid w:val="2D9E3683"/>
    <w:multiLevelType w:val="hybridMultilevel"/>
    <w:tmpl w:val="522AA6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EC85B1A"/>
    <w:multiLevelType w:val="hybridMultilevel"/>
    <w:tmpl w:val="9934E0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31DE4A07"/>
    <w:multiLevelType w:val="hybridMultilevel"/>
    <w:tmpl w:val="C8CE3CA0"/>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45011C4"/>
    <w:multiLevelType w:val="multilevel"/>
    <w:tmpl w:val="B75CBEA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144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5700E7"/>
    <w:multiLevelType w:val="hybridMultilevel"/>
    <w:tmpl w:val="662627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369414A3"/>
    <w:multiLevelType w:val="hybridMultilevel"/>
    <w:tmpl w:val="BAD4E9E8"/>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29" w15:restartNumberingAfterBreak="0">
    <w:nsid w:val="36CA1273"/>
    <w:multiLevelType w:val="hybridMultilevel"/>
    <w:tmpl w:val="0D5261FC"/>
    <w:lvl w:ilvl="0" w:tplc="40090001">
      <w:start w:val="1"/>
      <w:numFmt w:val="bullet"/>
      <w:lvlText w:val=""/>
      <w:lvlJc w:val="left"/>
      <w:pPr>
        <w:ind w:left="1844" w:hanging="360"/>
      </w:pPr>
      <w:rPr>
        <w:rFonts w:ascii="Symbol" w:hAnsi="Symbol" w:hint="default"/>
      </w:rPr>
    </w:lvl>
    <w:lvl w:ilvl="1" w:tplc="40090003" w:tentative="1">
      <w:start w:val="1"/>
      <w:numFmt w:val="bullet"/>
      <w:lvlText w:val="o"/>
      <w:lvlJc w:val="left"/>
      <w:pPr>
        <w:ind w:left="2564" w:hanging="360"/>
      </w:pPr>
      <w:rPr>
        <w:rFonts w:ascii="Courier New" w:hAnsi="Courier New" w:cs="Courier New" w:hint="default"/>
      </w:rPr>
    </w:lvl>
    <w:lvl w:ilvl="2" w:tplc="40090005" w:tentative="1">
      <w:start w:val="1"/>
      <w:numFmt w:val="bullet"/>
      <w:lvlText w:val=""/>
      <w:lvlJc w:val="left"/>
      <w:pPr>
        <w:ind w:left="3284" w:hanging="360"/>
      </w:pPr>
      <w:rPr>
        <w:rFonts w:ascii="Wingdings" w:hAnsi="Wingdings" w:hint="default"/>
      </w:rPr>
    </w:lvl>
    <w:lvl w:ilvl="3" w:tplc="40090001" w:tentative="1">
      <w:start w:val="1"/>
      <w:numFmt w:val="bullet"/>
      <w:lvlText w:val=""/>
      <w:lvlJc w:val="left"/>
      <w:pPr>
        <w:ind w:left="4004" w:hanging="360"/>
      </w:pPr>
      <w:rPr>
        <w:rFonts w:ascii="Symbol" w:hAnsi="Symbol" w:hint="default"/>
      </w:rPr>
    </w:lvl>
    <w:lvl w:ilvl="4" w:tplc="40090003" w:tentative="1">
      <w:start w:val="1"/>
      <w:numFmt w:val="bullet"/>
      <w:lvlText w:val="o"/>
      <w:lvlJc w:val="left"/>
      <w:pPr>
        <w:ind w:left="4724" w:hanging="360"/>
      </w:pPr>
      <w:rPr>
        <w:rFonts w:ascii="Courier New" w:hAnsi="Courier New" w:cs="Courier New" w:hint="default"/>
      </w:rPr>
    </w:lvl>
    <w:lvl w:ilvl="5" w:tplc="40090005" w:tentative="1">
      <w:start w:val="1"/>
      <w:numFmt w:val="bullet"/>
      <w:lvlText w:val=""/>
      <w:lvlJc w:val="left"/>
      <w:pPr>
        <w:ind w:left="5444" w:hanging="360"/>
      </w:pPr>
      <w:rPr>
        <w:rFonts w:ascii="Wingdings" w:hAnsi="Wingdings" w:hint="default"/>
      </w:rPr>
    </w:lvl>
    <w:lvl w:ilvl="6" w:tplc="40090001" w:tentative="1">
      <w:start w:val="1"/>
      <w:numFmt w:val="bullet"/>
      <w:lvlText w:val=""/>
      <w:lvlJc w:val="left"/>
      <w:pPr>
        <w:ind w:left="6164" w:hanging="360"/>
      </w:pPr>
      <w:rPr>
        <w:rFonts w:ascii="Symbol" w:hAnsi="Symbol" w:hint="default"/>
      </w:rPr>
    </w:lvl>
    <w:lvl w:ilvl="7" w:tplc="40090003" w:tentative="1">
      <w:start w:val="1"/>
      <w:numFmt w:val="bullet"/>
      <w:lvlText w:val="o"/>
      <w:lvlJc w:val="left"/>
      <w:pPr>
        <w:ind w:left="6884" w:hanging="360"/>
      </w:pPr>
      <w:rPr>
        <w:rFonts w:ascii="Courier New" w:hAnsi="Courier New" w:cs="Courier New" w:hint="default"/>
      </w:rPr>
    </w:lvl>
    <w:lvl w:ilvl="8" w:tplc="40090005" w:tentative="1">
      <w:start w:val="1"/>
      <w:numFmt w:val="bullet"/>
      <w:lvlText w:val=""/>
      <w:lvlJc w:val="left"/>
      <w:pPr>
        <w:ind w:left="7604" w:hanging="360"/>
      </w:pPr>
      <w:rPr>
        <w:rFonts w:ascii="Wingdings" w:hAnsi="Wingdings" w:hint="default"/>
      </w:rPr>
    </w:lvl>
  </w:abstractNum>
  <w:abstractNum w:abstractNumId="30" w15:restartNumberingAfterBreak="0">
    <w:nsid w:val="386E1FDB"/>
    <w:multiLevelType w:val="multilevel"/>
    <w:tmpl w:val="869E0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3200AD"/>
    <w:multiLevelType w:val="hybridMultilevel"/>
    <w:tmpl w:val="EA28C3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3CE30DDB"/>
    <w:multiLevelType w:val="hybridMultilevel"/>
    <w:tmpl w:val="CC8CC2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43572BD9"/>
    <w:multiLevelType w:val="hybridMultilevel"/>
    <w:tmpl w:val="AE8A63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46056ED8"/>
    <w:multiLevelType w:val="hybridMultilevel"/>
    <w:tmpl w:val="3260E8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6667333"/>
    <w:multiLevelType w:val="multilevel"/>
    <w:tmpl w:val="E470434A"/>
    <w:lvl w:ilvl="0">
      <w:start w:val="1"/>
      <w:numFmt w:val="decimal"/>
      <w:lvlText w:val="%1."/>
      <w:lvlJc w:val="right"/>
      <w:pPr>
        <w:ind w:left="720" w:hanging="360"/>
      </w:pPr>
      <w:rPr>
        <w:rFonts w:ascii="Arial" w:eastAsia="Arial" w:hAnsi="Arial" w:cs="Arial"/>
        <w:b/>
        <w:i w:val="0"/>
        <w:smallCaps w:val="0"/>
        <w:strike w:val="0"/>
        <w:color w:val="1F497D" w:themeColor="text2"/>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6" w15:restartNumberingAfterBreak="0">
    <w:nsid w:val="48A939F7"/>
    <w:multiLevelType w:val="hybridMultilevel"/>
    <w:tmpl w:val="DB5E2AA0"/>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37" w15:restartNumberingAfterBreak="0">
    <w:nsid w:val="48DE1DAC"/>
    <w:multiLevelType w:val="hybridMultilevel"/>
    <w:tmpl w:val="12023498"/>
    <w:lvl w:ilvl="0" w:tplc="40090001">
      <w:start w:val="1"/>
      <w:numFmt w:val="bullet"/>
      <w:lvlText w:val=""/>
      <w:lvlJc w:val="left"/>
      <w:pPr>
        <w:ind w:left="1789" w:hanging="360"/>
      </w:pPr>
      <w:rPr>
        <w:rFonts w:ascii="Symbol" w:hAnsi="Symbol" w:hint="default"/>
      </w:rPr>
    </w:lvl>
    <w:lvl w:ilvl="1" w:tplc="40090003" w:tentative="1">
      <w:start w:val="1"/>
      <w:numFmt w:val="bullet"/>
      <w:lvlText w:val="o"/>
      <w:lvlJc w:val="left"/>
      <w:pPr>
        <w:ind w:left="2509" w:hanging="360"/>
      </w:pPr>
      <w:rPr>
        <w:rFonts w:ascii="Courier New" w:hAnsi="Courier New" w:cs="Courier New" w:hint="default"/>
      </w:rPr>
    </w:lvl>
    <w:lvl w:ilvl="2" w:tplc="40090005" w:tentative="1">
      <w:start w:val="1"/>
      <w:numFmt w:val="bullet"/>
      <w:lvlText w:val=""/>
      <w:lvlJc w:val="left"/>
      <w:pPr>
        <w:ind w:left="3229" w:hanging="360"/>
      </w:pPr>
      <w:rPr>
        <w:rFonts w:ascii="Wingdings" w:hAnsi="Wingdings" w:hint="default"/>
      </w:rPr>
    </w:lvl>
    <w:lvl w:ilvl="3" w:tplc="40090001" w:tentative="1">
      <w:start w:val="1"/>
      <w:numFmt w:val="bullet"/>
      <w:lvlText w:val=""/>
      <w:lvlJc w:val="left"/>
      <w:pPr>
        <w:ind w:left="3949" w:hanging="360"/>
      </w:pPr>
      <w:rPr>
        <w:rFonts w:ascii="Symbol" w:hAnsi="Symbol" w:hint="default"/>
      </w:rPr>
    </w:lvl>
    <w:lvl w:ilvl="4" w:tplc="40090003" w:tentative="1">
      <w:start w:val="1"/>
      <w:numFmt w:val="bullet"/>
      <w:lvlText w:val="o"/>
      <w:lvlJc w:val="left"/>
      <w:pPr>
        <w:ind w:left="4669" w:hanging="360"/>
      </w:pPr>
      <w:rPr>
        <w:rFonts w:ascii="Courier New" w:hAnsi="Courier New" w:cs="Courier New" w:hint="default"/>
      </w:rPr>
    </w:lvl>
    <w:lvl w:ilvl="5" w:tplc="40090005" w:tentative="1">
      <w:start w:val="1"/>
      <w:numFmt w:val="bullet"/>
      <w:lvlText w:val=""/>
      <w:lvlJc w:val="left"/>
      <w:pPr>
        <w:ind w:left="5389" w:hanging="360"/>
      </w:pPr>
      <w:rPr>
        <w:rFonts w:ascii="Wingdings" w:hAnsi="Wingdings" w:hint="default"/>
      </w:rPr>
    </w:lvl>
    <w:lvl w:ilvl="6" w:tplc="40090001" w:tentative="1">
      <w:start w:val="1"/>
      <w:numFmt w:val="bullet"/>
      <w:lvlText w:val=""/>
      <w:lvlJc w:val="left"/>
      <w:pPr>
        <w:ind w:left="6109" w:hanging="360"/>
      </w:pPr>
      <w:rPr>
        <w:rFonts w:ascii="Symbol" w:hAnsi="Symbol" w:hint="default"/>
      </w:rPr>
    </w:lvl>
    <w:lvl w:ilvl="7" w:tplc="40090003" w:tentative="1">
      <w:start w:val="1"/>
      <w:numFmt w:val="bullet"/>
      <w:lvlText w:val="o"/>
      <w:lvlJc w:val="left"/>
      <w:pPr>
        <w:ind w:left="6829" w:hanging="360"/>
      </w:pPr>
      <w:rPr>
        <w:rFonts w:ascii="Courier New" w:hAnsi="Courier New" w:cs="Courier New" w:hint="default"/>
      </w:rPr>
    </w:lvl>
    <w:lvl w:ilvl="8" w:tplc="40090005" w:tentative="1">
      <w:start w:val="1"/>
      <w:numFmt w:val="bullet"/>
      <w:lvlText w:val=""/>
      <w:lvlJc w:val="left"/>
      <w:pPr>
        <w:ind w:left="7549" w:hanging="360"/>
      </w:pPr>
      <w:rPr>
        <w:rFonts w:ascii="Wingdings" w:hAnsi="Wingdings" w:hint="default"/>
      </w:rPr>
    </w:lvl>
  </w:abstractNum>
  <w:abstractNum w:abstractNumId="38" w15:restartNumberingAfterBreak="0">
    <w:nsid w:val="49051635"/>
    <w:multiLevelType w:val="hybridMultilevel"/>
    <w:tmpl w:val="44B677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496F6B9F"/>
    <w:multiLevelType w:val="hybridMultilevel"/>
    <w:tmpl w:val="14E63C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4A5141B4"/>
    <w:multiLevelType w:val="hybridMultilevel"/>
    <w:tmpl w:val="96B04E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BA3644A"/>
    <w:multiLevelType w:val="hybridMultilevel"/>
    <w:tmpl w:val="52BC82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CC8560D"/>
    <w:multiLevelType w:val="hybridMultilevel"/>
    <w:tmpl w:val="FF8676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4F2A3B66"/>
    <w:multiLevelType w:val="hybridMultilevel"/>
    <w:tmpl w:val="14BA8E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FF82722"/>
    <w:multiLevelType w:val="multilevel"/>
    <w:tmpl w:val="DF623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108676B"/>
    <w:multiLevelType w:val="hybridMultilevel"/>
    <w:tmpl w:val="88C462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511F4AFC"/>
    <w:multiLevelType w:val="multilevel"/>
    <w:tmpl w:val="0636B2A8"/>
    <w:lvl w:ilvl="0">
      <w:start w:val="1"/>
      <w:numFmt w:val="decimal"/>
      <w:lvlText w:val="%1."/>
      <w:lvlJc w:val="left"/>
      <w:pPr>
        <w:ind w:left="502" w:hanging="360"/>
      </w:pPr>
      <w:rPr>
        <w:rFonts w:ascii="Arial" w:eastAsia="Arial" w:hAnsi="Arial" w:cs="Arial"/>
        <w:b/>
        <w:i w:val="0"/>
        <w:smallCaps w:val="0"/>
        <w:strike w:val="0"/>
        <w:color w:val="005E00"/>
        <w:sz w:val="28"/>
        <w:szCs w:val="28"/>
        <w:u w:val="none"/>
        <w:shd w:val="clear" w:color="auto" w:fill="auto"/>
        <w:vertAlign w:val="baseline"/>
      </w:rPr>
    </w:lvl>
    <w:lvl w:ilvl="1">
      <w:start w:val="1"/>
      <w:numFmt w:val="lowerLetter"/>
      <w:lvlText w:val="%2."/>
      <w:lvlJc w:val="left"/>
      <w:pPr>
        <w:ind w:left="1506"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226"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left"/>
      <w:pPr>
        <w:ind w:left="2946"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left"/>
      <w:pPr>
        <w:ind w:left="3666"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86"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left"/>
      <w:pPr>
        <w:ind w:left="5106"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left"/>
      <w:pPr>
        <w:ind w:left="5826"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546"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47" w15:restartNumberingAfterBreak="0">
    <w:nsid w:val="52427012"/>
    <w:multiLevelType w:val="hybridMultilevel"/>
    <w:tmpl w:val="7C88D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7063F59"/>
    <w:multiLevelType w:val="multilevel"/>
    <w:tmpl w:val="FD3A4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70E057C"/>
    <w:multiLevelType w:val="multilevel"/>
    <w:tmpl w:val="55146A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9A42171"/>
    <w:multiLevelType w:val="multilevel"/>
    <w:tmpl w:val="B75CBEA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144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AD15233"/>
    <w:multiLevelType w:val="hybridMultilevel"/>
    <w:tmpl w:val="ED2A1FC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60975C5B"/>
    <w:multiLevelType w:val="hybridMultilevel"/>
    <w:tmpl w:val="1EC01096"/>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53" w15:restartNumberingAfterBreak="0">
    <w:nsid w:val="65C86396"/>
    <w:multiLevelType w:val="hybridMultilevel"/>
    <w:tmpl w:val="F678FA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662848FF"/>
    <w:multiLevelType w:val="hybridMultilevel"/>
    <w:tmpl w:val="8C2E3C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15:restartNumberingAfterBreak="0">
    <w:nsid w:val="6E522160"/>
    <w:multiLevelType w:val="hybridMultilevel"/>
    <w:tmpl w:val="33129148"/>
    <w:lvl w:ilvl="0" w:tplc="40090001">
      <w:start w:val="1"/>
      <w:numFmt w:val="bullet"/>
      <w:lvlText w:val=""/>
      <w:lvlJc w:val="left"/>
      <w:pPr>
        <w:ind w:left="1789" w:hanging="360"/>
      </w:pPr>
      <w:rPr>
        <w:rFonts w:ascii="Symbol" w:hAnsi="Symbol" w:hint="default"/>
      </w:rPr>
    </w:lvl>
    <w:lvl w:ilvl="1" w:tplc="40090003" w:tentative="1">
      <w:start w:val="1"/>
      <w:numFmt w:val="bullet"/>
      <w:lvlText w:val="o"/>
      <w:lvlJc w:val="left"/>
      <w:pPr>
        <w:ind w:left="2509" w:hanging="360"/>
      </w:pPr>
      <w:rPr>
        <w:rFonts w:ascii="Courier New" w:hAnsi="Courier New" w:cs="Courier New" w:hint="default"/>
      </w:rPr>
    </w:lvl>
    <w:lvl w:ilvl="2" w:tplc="40090005" w:tentative="1">
      <w:start w:val="1"/>
      <w:numFmt w:val="bullet"/>
      <w:lvlText w:val=""/>
      <w:lvlJc w:val="left"/>
      <w:pPr>
        <w:ind w:left="3229" w:hanging="360"/>
      </w:pPr>
      <w:rPr>
        <w:rFonts w:ascii="Wingdings" w:hAnsi="Wingdings" w:hint="default"/>
      </w:rPr>
    </w:lvl>
    <w:lvl w:ilvl="3" w:tplc="40090001" w:tentative="1">
      <w:start w:val="1"/>
      <w:numFmt w:val="bullet"/>
      <w:lvlText w:val=""/>
      <w:lvlJc w:val="left"/>
      <w:pPr>
        <w:ind w:left="3949" w:hanging="360"/>
      </w:pPr>
      <w:rPr>
        <w:rFonts w:ascii="Symbol" w:hAnsi="Symbol" w:hint="default"/>
      </w:rPr>
    </w:lvl>
    <w:lvl w:ilvl="4" w:tplc="40090003" w:tentative="1">
      <w:start w:val="1"/>
      <w:numFmt w:val="bullet"/>
      <w:lvlText w:val="o"/>
      <w:lvlJc w:val="left"/>
      <w:pPr>
        <w:ind w:left="4669" w:hanging="360"/>
      </w:pPr>
      <w:rPr>
        <w:rFonts w:ascii="Courier New" w:hAnsi="Courier New" w:cs="Courier New" w:hint="default"/>
      </w:rPr>
    </w:lvl>
    <w:lvl w:ilvl="5" w:tplc="40090005" w:tentative="1">
      <w:start w:val="1"/>
      <w:numFmt w:val="bullet"/>
      <w:lvlText w:val=""/>
      <w:lvlJc w:val="left"/>
      <w:pPr>
        <w:ind w:left="5389" w:hanging="360"/>
      </w:pPr>
      <w:rPr>
        <w:rFonts w:ascii="Wingdings" w:hAnsi="Wingdings" w:hint="default"/>
      </w:rPr>
    </w:lvl>
    <w:lvl w:ilvl="6" w:tplc="40090001" w:tentative="1">
      <w:start w:val="1"/>
      <w:numFmt w:val="bullet"/>
      <w:lvlText w:val=""/>
      <w:lvlJc w:val="left"/>
      <w:pPr>
        <w:ind w:left="6109" w:hanging="360"/>
      </w:pPr>
      <w:rPr>
        <w:rFonts w:ascii="Symbol" w:hAnsi="Symbol" w:hint="default"/>
      </w:rPr>
    </w:lvl>
    <w:lvl w:ilvl="7" w:tplc="40090003" w:tentative="1">
      <w:start w:val="1"/>
      <w:numFmt w:val="bullet"/>
      <w:lvlText w:val="o"/>
      <w:lvlJc w:val="left"/>
      <w:pPr>
        <w:ind w:left="6829" w:hanging="360"/>
      </w:pPr>
      <w:rPr>
        <w:rFonts w:ascii="Courier New" w:hAnsi="Courier New" w:cs="Courier New" w:hint="default"/>
      </w:rPr>
    </w:lvl>
    <w:lvl w:ilvl="8" w:tplc="40090005" w:tentative="1">
      <w:start w:val="1"/>
      <w:numFmt w:val="bullet"/>
      <w:lvlText w:val=""/>
      <w:lvlJc w:val="left"/>
      <w:pPr>
        <w:ind w:left="7549" w:hanging="360"/>
      </w:pPr>
      <w:rPr>
        <w:rFonts w:ascii="Wingdings" w:hAnsi="Wingdings" w:hint="default"/>
      </w:rPr>
    </w:lvl>
  </w:abstractNum>
  <w:abstractNum w:abstractNumId="56" w15:restartNumberingAfterBreak="0">
    <w:nsid w:val="6FDE6C1E"/>
    <w:multiLevelType w:val="hybridMultilevel"/>
    <w:tmpl w:val="1480EA2E"/>
    <w:lvl w:ilvl="0" w:tplc="40090001">
      <w:start w:val="1"/>
      <w:numFmt w:val="bullet"/>
      <w:lvlText w:val=""/>
      <w:lvlJc w:val="left"/>
      <w:pPr>
        <w:ind w:left="1844" w:hanging="360"/>
      </w:pPr>
      <w:rPr>
        <w:rFonts w:ascii="Symbol" w:hAnsi="Symbol" w:hint="default"/>
      </w:rPr>
    </w:lvl>
    <w:lvl w:ilvl="1" w:tplc="40090003" w:tentative="1">
      <w:start w:val="1"/>
      <w:numFmt w:val="bullet"/>
      <w:lvlText w:val="o"/>
      <w:lvlJc w:val="left"/>
      <w:pPr>
        <w:ind w:left="2564" w:hanging="360"/>
      </w:pPr>
      <w:rPr>
        <w:rFonts w:ascii="Courier New" w:hAnsi="Courier New" w:cs="Courier New" w:hint="default"/>
      </w:rPr>
    </w:lvl>
    <w:lvl w:ilvl="2" w:tplc="40090005" w:tentative="1">
      <w:start w:val="1"/>
      <w:numFmt w:val="bullet"/>
      <w:lvlText w:val=""/>
      <w:lvlJc w:val="left"/>
      <w:pPr>
        <w:ind w:left="3284" w:hanging="360"/>
      </w:pPr>
      <w:rPr>
        <w:rFonts w:ascii="Wingdings" w:hAnsi="Wingdings" w:hint="default"/>
      </w:rPr>
    </w:lvl>
    <w:lvl w:ilvl="3" w:tplc="40090001" w:tentative="1">
      <w:start w:val="1"/>
      <w:numFmt w:val="bullet"/>
      <w:lvlText w:val=""/>
      <w:lvlJc w:val="left"/>
      <w:pPr>
        <w:ind w:left="4004" w:hanging="360"/>
      </w:pPr>
      <w:rPr>
        <w:rFonts w:ascii="Symbol" w:hAnsi="Symbol" w:hint="default"/>
      </w:rPr>
    </w:lvl>
    <w:lvl w:ilvl="4" w:tplc="40090003" w:tentative="1">
      <w:start w:val="1"/>
      <w:numFmt w:val="bullet"/>
      <w:lvlText w:val="o"/>
      <w:lvlJc w:val="left"/>
      <w:pPr>
        <w:ind w:left="4724" w:hanging="360"/>
      </w:pPr>
      <w:rPr>
        <w:rFonts w:ascii="Courier New" w:hAnsi="Courier New" w:cs="Courier New" w:hint="default"/>
      </w:rPr>
    </w:lvl>
    <w:lvl w:ilvl="5" w:tplc="40090005" w:tentative="1">
      <w:start w:val="1"/>
      <w:numFmt w:val="bullet"/>
      <w:lvlText w:val=""/>
      <w:lvlJc w:val="left"/>
      <w:pPr>
        <w:ind w:left="5444" w:hanging="360"/>
      </w:pPr>
      <w:rPr>
        <w:rFonts w:ascii="Wingdings" w:hAnsi="Wingdings" w:hint="default"/>
      </w:rPr>
    </w:lvl>
    <w:lvl w:ilvl="6" w:tplc="40090001" w:tentative="1">
      <w:start w:val="1"/>
      <w:numFmt w:val="bullet"/>
      <w:lvlText w:val=""/>
      <w:lvlJc w:val="left"/>
      <w:pPr>
        <w:ind w:left="6164" w:hanging="360"/>
      </w:pPr>
      <w:rPr>
        <w:rFonts w:ascii="Symbol" w:hAnsi="Symbol" w:hint="default"/>
      </w:rPr>
    </w:lvl>
    <w:lvl w:ilvl="7" w:tplc="40090003" w:tentative="1">
      <w:start w:val="1"/>
      <w:numFmt w:val="bullet"/>
      <w:lvlText w:val="o"/>
      <w:lvlJc w:val="left"/>
      <w:pPr>
        <w:ind w:left="6884" w:hanging="360"/>
      </w:pPr>
      <w:rPr>
        <w:rFonts w:ascii="Courier New" w:hAnsi="Courier New" w:cs="Courier New" w:hint="default"/>
      </w:rPr>
    </w:lvl>
    <w:lvl w:ilvl="8" w:tplc="40090005" w:tentative="1">
      <w:start w:val="1"/>
      <w:numFmt w:val="bullet"/>
      <w:lvlText w:val=""/>
      <w:lvlJc w:val="left"/>
      <w:pPr>
        <w:ind w:left="7604" w:hanging="360"/>
      </w:pPr>
      <w:rPr>
        <w:rFonts w:ascii="Wingdings" w:hAnsi="Wingdings" w:hint="default"/>
      </w:rPr>
    </w:lvl>
  </w:abstractNum>
  <w:abstractNum w:abstractNumId="57" w15:restartNumberingAfterBreak="0">
    <w:nsid w:val="70D84E98"/>
    <w:multiLevelType w:val="hybridMultilevel"/>
    <w:tmpl w:val="AAE479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19D6D45"/>
    <w:multiLevelType w:val="hybridMultilevel"/>
    <w:tmpl w:val="B78032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75BB54DE"/>
    <w:multiLevelType w:val="hybridMultilevel"/>
    <w:tmpl w:val="40FC8B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0" w15:restartNumberingAfterBreak="0">
    <w:nsid w:val="7C4D59D6"/>
    <w:multiLevelType w:val="hybridMultilevel"/>
    <w:tmpl w:val="FF700E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1" w15:restartNumberingAfterBreak="0">
    <w:nsid w:val="7D0B597C"/>
    <w:multiLevelType w:val="hybridMultilevel"/>
    <w:tmpl w:val="40821C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2" w15:restartNumberingAfterBreak="0">
    <w:nsid w:val="7FC73D78"/>
    <w:multiLevelType w:val="hybridMultilevel"/>
    <w:tmpl w:val="ECC25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92759720">
    <w:abstractNumId w:val="35"/>
  </w:num>
  <w:num w:numId="2" w16cid:durableId="938292873">
    <w:abstractNumId w:val="46"/>
  </w:num>
  <w:num w:numId="3" w16cid:durableId="1496607563">
    <w:abstractNumId w:val="30"/>
  </w:num>
  <w:num w:numId="4" w16cid:durableId="795370055">
    <w:abstractNumId w:val="11"/>
  </w:num>
  <w:num w:numId="5" w16cid:durableId="558831030">
    <w:abstractNumId w:val="49"/>
  </w:num>
  <w:num w:numId="6" w16cid:durableId="835652024">
    <w:abstractNumId w:val="18"/>
  </w:num>
  <w:num w:numId="7" w16cid:durableId="1791122069">
    <w:abstractNumId w:val="50"/>
  </w:num>
  <w:num w:numId="8" w16cid:durableId="1236167027">
    <w:abstractNumId w:val="26"/>
  </w:num>
  <w:num w:numId="9" w16cid:durableId="292249050">
    <w:abstractNumId w:val="39"/>
  </w:num>
  <w:num w:numId="10" w16cid:durableId="1286036382">
    <w:abstractNumId w:val="4"/>
  </w:num>
  <w:num w:numId="11" w16cid:durableId="2041272894">
    <w:abstractNumId w:val="42"/>
  </w:num>
  <w:num w:numId="12" w16cid:durableId="137186449">
    <w:abstractNumId w:val="17"/>
  </w:num>
  <w:num w:numId="13" w16cid:durableId="325861439">
    <w:abstractNumId w:val="54"/>
  </w:num>
  <w:num w:numId="14" w16cid:durableId="544299410">
    <w:abstractNumId w:val="8"/>
  </w:num>
  <w:num w:numId="15" w16cid:durableId="996803361">
    <w:abstractNumId w:val="24"/>
  </w:num>
  <w:num w:numId="16" w16cid:durableId="1420710605">
    <w:abstractNumId w:val="28"/>
  </w:num>
  <w:num w:numId="17" w16cid:durableId="1248154322">
    <w:abstractNumId w:val="16"/>
  </w:num>
  <w:num w:numId="18" w16cid:durableId="2023044836">
    <w:abstractNumId w:val="62"/>
  </w:num>
  <w:num w:numId="19" w16cid:durableId="295573999">
    <w:abstractNumId w:val="21"/>
  </w:num>
  <w:num w:numId="20" w16cid:durableId="514003730">
    <w:abstractNumId w:val="52"/>
  </w:num>
  <w:num w:numId="21" w16cid:durableId="1322005138">
    <w:abstractNumId w:val="51"/>
  </w:num>
  <w:num w:numId="22" w16cid:durableId="505633710">
    <w:abstractNumId w:val="60"/>
  </w:num>
  <w:num w:numId="23" w16cid:durableId="1601569129">
    <w:abstractNumId w:val="33"/>
  </w:num>
  <w:num w:numId="24" w16cid:durableId="1168014885">
    <w:abstractNumId w:val="27"/>
  </w:num>
  <w:num w:numId="25" w16cid:durableId="292909829">
    <w:abstractNumId w:val="45"/>
  </w:num>
  <w:num w:numId="26" w16cid:durableId="1868981400">
    <w:abstractNumId w:val="53"/>
  </w:num>
  <w:num w:numId="27" w16cid:durableId="2096124946">
    <w:abstractNumId w:val="1"/>
  </w:num>
  <w:num w:numId="28" w16cid:durableId="1225141087">
    <w:abstractNumId w:val="9"/>
  </w:num>
  <w:num w:numId="29" w16cid:durableId="555354660">
    <w:abstractNumId w:val="23"/>
  </w:num>
  <w:num w:numId="30" w16cid:durableId="1807312009">
    <w:abstractNumId w:val="15"/>
  </w:num>
  <w:num w:numId="31" w16cid:durableId="548882698">
    <w:abstractNumId w:val="43"/>
  </w:num>
  <w:num w:numId="32" w16cid:durableId="181280959">
    <w:abstractNumId w:val="57"/>
  </w:num>
  <w:num w:numId="33" w16cid:durableId="113866439">
    <w:abstractNumId w:val="7"/>
  </w:num>
  <w:num w:numId="34" w16cid:durableId="820199985">
    <w:abstractNumId w:val="5"/>
  </w:num>
  <w:num w:numId="35" w16cid:durableId="486554983">
    <w:abstractNumId w:val="47"/>
  </w:num>
  <w:num w:numId="36" w16cid:durableId="1577013628">
    <w:abstractNumId w:val="41"/>
  </w:num>
  <w:num w:numId="37" w16cid:durableId="1695615851">
    <w:abstractNumId w:val="34"/>
  </w:num>
  <w:num w:numId="38" w16cid:durableId="21709645">
    <w:abstractNumId w:val="19"/>
  </w:num>
  <w:num w:numId="39" w16cid:durableId="560870085">
    <w:abstractNumId w:val="58"/>
  </w:num>
  <w:num w:numId="40" w16cid:durableId="1116605359">
    <w:abstractNumId w:val="61"/>
  </w:num>
  <w:num w:numId="41" w16cid:durableId="757871817">
    <w:abstractNumId w:val="36"/>
  </w:num>
  <w:num w:numId="42" w16cid:durableId="1762750621">
    <w:abstractNumId w:val="12"/>
  </w:num>
  <w:num w:numId="43" w16cid:durableId="1653563916">
    <w:abstractNumId w:val="29"/>
  </w:num>
  <w:num w:numId="44" w16cid:durableId="113646021">
    <w:abstractNumId w:val="37"/>
  </w:num>
  <w:num w:numId="45" w16cid:durableId="1172257622">
    <w:abstractNumId w:val="10"/>
  </w:num>
  <w:num w:numId="46" w16cid:durableId="299269169">
    <w:abstractNumId w:val="22"/>
  </w:num>
  <w:num w:numId="47" w16cid:durableId="1209682975">
    <w:abstractNumId w:val="0"/>
  </w:num>
  <w:num w:numId="48" w16cid:durableId="1269659686">
    <w:abstractNumId w:val="6"/>
  </w:num>
  <w:num w:numId="49" w16cid:durableId="1771856805">
    <w:abstractNumId w:val="56"/>
  </w:num>
  <w:num w:numId="50" w16cid:durableId="242685548">
    <w:abstractNumId w:val="55"/>
  </w:num>
  <w:num w:numId="51" w16cid:durableId="362563656">
    <w:abstractNumId w:val="25"/>
  </w:num>
  <w:num w:numId="52" w16cid:durableId="1777285220">
    <w:abstractNumId w:val="13"/>
  </w:num>
  <w:num w:numId="53" w16cid:durableId="895551087">
    <w:abstractNumId w:val="59"/>
  </w:num>
  <w:num w:numId="54" w16cid:durableId="1068696157">
    <w:abstractNumId w:val="38"/>
  </w:num>
  <w:num w:numId="55" w16cid:durableId="1430076417">
    <w:abstractNumId w:val="32"/>
  </w:num>
  <w:num w:numId="56" w16cid:durableId="236400749">
    <w:abstractNumId w:val="2"/>
  </w:num>
  <w:num w:numId="57" w16cid:durableId="1708721163">
    <w:abstractNumId w:val="31"/>
  </w:num>
  <w:num w:numId="58" w16cid:durableId="1121995645">
    <w:abstractNumId w:val="40"/>
  </w:num>
  <w:num w:numId="59" w16cid:durableId="1588996764">
    <w:abstractNumId w:val="44"/>
  </w:num>
  <w:num w:numId="60" w16cid:durableId="2090424582">
    <w:abstractNumId w:val="14"/>
  </w:num>
  <w:num w:numId="61" w16cid:durableId="457838467">
    <w:abstractNumId w:val="20"/>
  </w:num>
  <w:num w:numId="62" w16cid:durableId="35276161">
    <w:abstractNumId w:val="48"/>
  </w:num>
  <w:num w:numId="63" w16cid:durableId="1777871186">
    <w:abstractNumId w:val="3"/>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BF3"/>
    <w:rsid w:val="00000ED8"/>
    <w:rsid w:val="00002C80"/>
    <w:rsid w:val="00003748"/>
    <w:rsid w:val="000073AB"/>
    <w:rsid w:val="000101A5"/>
    <w:rsid w:val="0001230E"/>
    <w:rsid w:val="000123C9"/>
    <w:rsid w:val="0001580A"/>
    <w:rsid w:val="0002024E"/>
    <w:rsid w:val="00020718"/>
    <w:rsid w:val="00026E33"/>
    <w:rsid w:val="00027F5F"/>
    <w:rsid w:val="00034430"/>
    <w:rsid w:val="00034C77"/>
    <w:rsid w:val="000361DD"/>
    <w:rsid w:val="00040B84"/>
    <w:rsid w:val="00041252"/>
    <w:rsid w:val="00041521"/>
    <w:rsid w:val="00041C06"/>
    <w:rsid w:val="00043A5A"/>
    <w:rsid w:val="00044DA4"/>
    <w:rsid w:val="00050A2B"/>
    <w:rsid w:val="0005271F"/>
    <w:rsid w:val="00052848"/>
    <w:rsid w:val="00053604"/>
    <w:rsid w:val="00054C94"/>
    <w:rsid w:val="000613F0"/>
    <w:rsid w:val="00062FD5"/>
    <w:rsid w:val="00070700"/>
    <w:rsid w:val="00072E73"/>
    <w:rsid w:val="00073BA1"/>
    <w:rsid w:val="00075C97"/>
    <w:rsid w:val="00076F4F"/>
    <w:rsid w:val="00080C2D"/>
    <w:rsid w:val="000822F8"/>
    <w:rsid w:val="00085230"/>
    <w:rsid w:val="000855B0"/>
    <w:rsid w:val="00085D21"/>
    <w:rsid w:val="0008716E"/>
    <w:rsid w:val="00087A0B"/>
    <w:rsid w:val="0009138A"/>
    <w:rsid w:val="00091D22"/>
    <w:rsid w:val="00091DAB"/>
    <w:rsid w:val="00092ECE"/>
    <w:rsid w:val="00092F50"/>
    <w:rsid w:val="00093FF8"/>
    <w:rsid w:val="00094C5C"/>
    <w:rsid w:val="000954E5"/>
    <w:rsid w:val="000959B2"/>
    <w:rsid w:val="000965F2"/>
    <w:rsid w:val="000A37CD"/>
    <w:rsid w:val="000A3C05"/>
    <w:rsid w:val="000A4569"/>
    <w:rsid w:val="000A5AD0"/>
    <w:rsid w:val="000A5D8D"/>
    <w:rsid w:val="000B131E"/>
    <w:rsid w:val="000B2B00"/>
    <w:rsid w:val="000B6175"/>
    <w:rsid w:val="000B695D"/>
    <w:rsid w:val="000C1A09"/>
    <w:rsid w:val="000C6BF3"/>
    <w:rsid w:val="000C7C7C"/>
    <w:rsid w:val="000D044E"/>
    <w:rsid w:val="000D481C"/>
    <w:rsid w:val="000D5335"/>
    <w:rsid w:val="000E4AAE"/>
    <w:rsid w:val="000E7FE7"/>
    <w:rsid w:val="000F0A00"/>
    <w:rsid w:val="000F1583"/>
    <w:rsid w:val="000F3F23"/>
    <w:rsid w:val="000F58C5"/>
    <w:rsid w:val="000F6526"/>
    <w:rsid w:val="000F68C9"/>
    <w:rsid w:val="000F7950"/>
    <w:rsid w:val="0010000D"/>
    <w:rsid w:val="00101071"/>
    <w:rsid w:val="00102B47"/>
    <w:rsid w:val="00105B1D"/>
    <w:rsid w:val="00106544"/>
    <w:rsid w:val="00111D7B"/>
    <w:rsid w:val="00113BFD"/>
    <w:rsid w:val="00115295"/>
    <w:rsid w:val="00115B31"/>
    <w:rsid w:val="00115E15"/>
    <w:rsid w:val="00121C60"/>
    <w:rsid w:val="00123405"/>
    <w:rsid w:val="00125652"/>
    <w:rsid w:val="001258F7"/>
    <w:rsid w:val="00126333"/>
    <w:rsid w:val="001354F2"/>
    <w:rsid w:val="00144090"/>
    <w:rsid w:val="00144EEA"/>
    <w:rsid w:val="00145E1A"/>
    <w:rsid w:val="00147BCC"/>
    <w:rsid w:val="00151150"/>
    <w:rsid w:val="00152935"/>
    <w:rsid w:val="00154B6E"/>
    <w:rsid w:val="00155CAC"/>
    <w:rsid w:val="00156855"/>
    <w:rsid w:val="00162BE5"/>
    <w:rsid w:val="00163988"/>
    <w:rsid w:val="00163F0E"/>
    <w:rsid w:val="00164642"/>
    <w:rsid w:val="00172C98"/>
    <w:rsid w:val="00172EA0"/>
    <w:rsid w:val="00181CDE"/>
    <w:rsid w:val="00182948"/>
    <w:rsid w:val="0018606B"/>
    <w:rsid w:val="00186A55"/>
    <w:rsid w:val="00194D87"/>
    <w:rsid w:val="00195327"/>
    <w:rsid w:val="00195C3D"/>
    <w:rsid w:val="00196DBE"/>
    <w:rsid w:val="0019755E"/>
    <w:rsid w:val="001A01A3"/>
    <w:rsid w:val="001A0DE1"/>
    <w:rsid w:val="001A581E"/>
    <w:rsid w:val="001A64E1"/>
    <w:rsid w:val="001B3447"/>
    <w:rsid w:val="001B6CFB"/>
    <w:rsid w:val="001C65D5"/>
    <w:rsid w:val="001D09F5"/>
    <w:rsid w:val="001D5561"/>
    <w:rsid w:val="001E0B4C"/>
    <w:rsid w:val="001E5F1E"/>
    <w:rsid w:val="001F02EC"/>
    <w:rsid w:val="001F086A"/>
    <w:rsid w:val="001F0E5D"/>
    <w:rsid w:val="001F3A28"/>
    <w:rsid w:val="001F4619"/>
    <w:rsid w:val="001F6CCF"/>
    <w:rsid w:val="002009C3"/>
    <w:rsid w:val="002056FB"/>
    <w:rsid w:val="00207B4F"/>
    <w:rsid w:val="002124D2"/>
    <w:rsid w:val="00212B80"/>
    <w:rsid w:val="00214B5F"/>
    <w:rsid w:val="00223DDE"/>
    <w:rsid w:val="0022552A"/>
    <w:rsid w:val="0022587C"/>
    <w:rsid w:val="0022754B"/>
    <w:rsid w:val="002334A8"/>
    <w:rsid w:val="0023407D"/>
    <w:rsid w:val="00244FF8"/>
    <w:rsid w:val="00245EF2"/>
    <w:rsid w:val="00247461"/>
    <w:rsid w:val="00247A0A"/>
    <w:rsid w:val="00247A1D"/>
    <w:rsid w:val="002508DE"/>
    <w:rsid w:val="00251152"/>
    <w:rsid w:val="00252569"/>
    <w:rsid w:val="0025594D"/>
    <w:rsid w:val="0025779B"/>
    <w:rsid w:val="00257941"/>
    <w:rsid w:val="0026047F"/>
    <w:rsid w:val="00260BBF"/>
    <w:rsid w:val="00262CB8"/>
    <w:rsid w:val="0026551F"/>
    <w:rsid w:val="00265784"/>
    <w:rsid w:val="00271D7A"/>
    <w:rsid w:val="002742D9"/>
    <w:rsid w:val="002746F7"/>
    <w:rsid w:val="00275A49"/>
    <w:rsid w:val="002770DF"/>
    <w:rsid w:val="002771D3"/>
    <w:rsid w:val="00282F85"/>
    <w:rsid w:val="002853E4"/>
    <w:rsid w:val="0028586A"/>
    <w:rsid w:val="00286F6D"/>
    <w:rsid w:val="00291DC5"/>
    <w:rsid w:val="0029769D"/>
    <w:rsid w:val="002A1FF4"/>
    <w:rsid w:val="002B0F84"/>
    <w:rsid w:val="002B100C"/>
    <w:rsid w:val="002B4AC0"/>
    <w:rsid w:val="002B630C"/>
    <w:rsid w:val="002B63C4"/>
    <w:rsid w:val="002B7AAB"/>
    <w:rsid w:val="002C0F2E"/>
    <w:rsid w:val="002C4E95"/>
    <w:rsid w:val="002C52FA"/>
    <w:rsid w:val="002C57D3"/>
    <w:rsid w:val="002D0070"/>
    <w:rsid w:val="002D1D82"/>
    <w:rsid w:val="002D5117"/>
    <w:rsid w:val="002D615D"/>
    <w:rsid w:val="002E7595"/>
    <w:rsid w:val="002E7983"/>
    <w:rsid w:val="002F7F09"/>
    <w:rsid w:val="00310154"/>
    <w:rsid w:val="00313987"/>
    <w:rsid w:val="00314AE6"/>
    <w:rsid w:val="00315C68"/>
    <w:rsid w:val="00316D48"/>
    <w:rsid w:val="003200CE"/>
    <w:rsid w:val="00323683"/>
    <w:rsid w:val="00323B6B"/>
    <w:rsid w:val="00326E56"/>
    <w:rsid w:val="00332880"/>
    <w:rsid w:val="003345F0"/>
    <w:rsid w:val="00337D9A"/>
    <w:rsid w:val="00340626"/>
    <w:rsid w:val="00341DEA"/>
    <w:rsid w:val="003437FF"/>
    <w:rsid w:val="003442FE"/>
    <w:rsid w:val="00345A0E"/>
    <w:rsid w:val="00346980"/>
    <w:rsid w:val="00346F3D"/>
    <w:rsid w:val="00347019"/>
    <w:rsid w:val="00347F54"/>
    <w:rsid w:val="00351416"/>
    <w:rsid w:val="00351A5F"/>
    <w:rsid w:val="00352428"/>
    <w:rsid w:val="00352B41"/>
    <w:rsid w:val="00370252"/>
    <w:rsid w:val="003702AD"/>
    <w:rsid w:val="00370C46"/>
    <w:rsid w:val="0037164B"/>
    <w:rsid w:val="00374340"/>
    <w:rsid w:val="00374BDE"/>
    <w:rsid w:val="00376172"/>
    <w:rsid w:val="00376EBC"/>
    <w:rsid w:val="00377EDC"/>
    <w:rsid w:val="00383DC2"/>
    <w:rsid w:val="003870F0"/>
    <w:rsid w:val="0038744E"/>
    <w:rsid w:val="00387859"/>
    <w:rsid w:val="00390224"/>
    <w:rsid w:val="00393A81"/>
    <w:rsid w:val="00394983"/>
    <w:rsid w:val="003960E2"/>
    <w:rsid w:val="00396D9D"/>
    <w:rsid w:val="003A27E0"/>
    <w:rsid w:val="003A4D47"/>
    <w:rsid w:val="003B4B9F"/>
    <w:rsid w:val="003B505C"/>
    <w:rsid w:val="003C30BE"/>
    <w:rsid w:val="003C6AB3"/>
    <w:rsid w:val="003D08F0"/>
    <w:rsid w:val="003D09D6"/>
    <w:rsid w:val="003D0D6D"/>
    <w:rsid w:val="003D1A41"/>
    <w:rsid w:val="003D1E76"/>
    <w:rsid w:val="003D3488"/>
    <w:rsid w:val="003E1C8E"/>
    <w:rsid w:val="003E455E"/>
    <w:rsid w:val="003E5731"/>
    <w:rsid w:val="003E7057"/>
    <w:rsid w:val="003E736B"/>
    <w:rsid w:val="003E7614"/>
    <w:rsid w:val="003F3427"/>
    <w:rsid w:val="003F40AA"/>
    <w:rsid w:val="00400120"/>
    <w:rsid w:val="004024ED"/>
    <w:rsid w:val="00404C41"/>
    <w:rsid w:val="00410D61"/>
    <w:rsid w:val="0041623E"/>
    <w:rsid w:val="00416644"/>
    <w:rsid w:val="004167CF"/>
    <w:rsid w:val="00425ED6"/>
    <w:rsid w:val="00427240"/>
    <w:rsid w:val="0043081C"/>
    <w:rsid w:val="004317A5"/>
    <w:rsid w:val="00432339"/>
    <w:rsid w:val="00434E87"/>
    <w:rsid w:val="0044416B"/>
    <w:rsid w:val="00445F9E"/>
    <w:rsid w:val="00450DEB"/>
    <w:rsid w:val="00452162"/>
    <w:rsid w:val="004540B1"/>
    <w:rsid w:val="00456224"/>
    <w:rsid w:val="00460ADF"/>
    <w:rsid w:val="0046184A"/>
    <w:rsid w:val="0046545C"/>
    <w:rsid w:val="00474459"/>
    <w:rsid w:val="00476639"/>
    <w:rsid w:val="004771F3"/>
    <w:rsid w:val="004772BA"/>
    <w:rsid w:val="00477D4E"/>
    <w:rsid w:val="00477FD6"/>
    <w:rsid w:val="00480B0D"/>
    <w:rsid w:val="00484377"/>
    <w:rsid w:val="0049209F"/>
    <w:rsid w:val="00495D0D"/>
    <w:rsid w:val="00497538"/>
    <w:rsid w:val="004A03E2"/>
    <w:rsid w:val="004A1BE9"/>
    <w:rsid w:val="004A5169"/>
    <w:rsid w:val="004A6214"/>
    <w:rsid w:val="004A7C83"/>
    <w:rsid w:val="004A7FDE"/>
    <w:rsid w:val="004B402F"/>
    <w:rsid w:val="004B52CA"/>
    <w:rsid w:val="004B558E"/>
    <w:rsid w:val="004C48BE"/>
    <w:rsid w:val="004C72D5"/>
    <w:rsid w:val="004C7FC3"/>
    <w:rsid w:val="004D0037"/>
    <w:rsid w:val="004D1169"/>
    <w:rsid w:val="004D564F"/>
    <w:rsid w:val="004E234C"/>
    <w:rsid w:val="004E25E4"/>
    <w:rsid w:val="004E5D44"/>
    <w:rsid w:val="004E7191"/>
    <w:rsid w:val="004F0AFB"/>
    <w:rsid w:val="004F320F"/>
    <w:rsid w:val="005058D9"/>
    <w:rsid w:val="00505E63"/>
    <w:rsid w:val="00505FF8"/>
    <w:rsid w:val="00511F7E"/>
    <w:rsid w:val="005129B2"/>
    <w:rsid w:val="00514206"/>
    <w:rsid w:val="0051517F"/>
    <w:rsid w:val="00517313"/>
    <w:rsid w:val="005221ED"/>
    <w:rsid w:val="0052475F"/>
    <w:rsid w:val="00530487"/>
    <w:rsid w:val="005316E8"/>
    <w:rsid w:val="0053218D"/>
    <w:rsid w:val="00544F87"/>
    <w:rsid w:val="005460ED"/>
    <w:rsid w:val="005507FD"/>
    <w:rsid w:val="00551522"/>
    <w:rsid w:val="005521D7"/>
    <w:rsid w:val="00554B7A"/>
    <w:rsid w:val="0056131F"/>
    <w:rsid w:val="00562707"/>
    <w:rsid w:val="005627BF"/>
    <w:rsid w:val="005660E3"/>
    <w:rsid w:val="0057098E"/>
    <w:rsid w:val="00580888"/>
    <w:rsid w:val="0058126B"/>
    <w:rsid w:val="0058133D"/>
    <w:rsid w:val="00583908"/>
    <w:rsid w:val="005842D2"/>
    <w:rsid w:val="0058520F"/>
    <w:rsid w:val="005864E9"/>
    <w:rsid w:val="00587C52"/>
    <w:rsid w:val="00590481"/>
    <w:rsid w:val="00591DEC"/>
    <w:rsid w:val="00597413"/>
    <w:rsid w:val="005A3D27"/>
    <w:rsid w:val="005A59EE"/>
    <w:rsid w:val="005B479F"/>
    <w:rsid w:val="005B47B7"/>
    <w:rsid w:val="005B6AF5"/>
    <w:rsid w:val="005B7379"/>
    <w:rsid w:val="005B76BE"/>
    <w:rsid w:val="005B7706"/>
    <w:rsid w:val="005C0185"/>
    <w:rsid w:val="005C1960"/>
    <w:rsid w:val="005C5E81"/>
    <w:rsid w:val="005D1F1C"/>
    <w:rsid w:val="005D59A5"/>
    <w:rsid w:val="005D5F21"/>
    <w:rsid w:val="005D614F"/>
    <w:rsid w:val="005E34AB"/>
    <w:rsid w:val="005E34E7"/>
    <w:rsid w:val="005E4C04"/>
    <w:rsid w:val="005E58E8"/>
    <w:rsid w:val="005E5A5E"/>
    <w:rsid w:val="005F0BCA"/>
    <w:rsid w:val="005F13DF"/>
    <w:rsid w:val="005F3AC7"/>
    <w:rsid w:val="006112DA"/>
    <w:rsid w:val="00612AF9"/>
    <w:rsid w:val="006152DD"/>
    <w:rsid w:val="006174D2"/>
    <w:rsid w:val="006206DD"/>
    <w:rsid w:val="00620971"/>
    <w:rsid w:val="00620AA9"/>
    <w:rsid w:val="00621EA8"/>
    <w:rsid w:val="0062276C"/>
    <w:rsid w:val="00624469"/>
    <w:rsid w:val="00626B44"/>
    <w:rsid w:val="00627549"/>
    <w:rsid w:val="00627D2E"/>
    <w:rsid w:val="00632089"/>
    <w:rsid w:val="00633EE2"/>
    <w:rsid w:val="006362B8"/>
    <w:rsid w:val="00642FDD"/>
    <w:rsid w:val="00650C77"/>
    <w:rsid w:val="006526A4"/>
    <w:rsid w:val="00652BEA"/>
    <w:rsid w:val="00653311"/>
    <w:rsid w:val="0065749C"/>
    <w:rsid w:val="00657802"/>
    <w:rsid w:val="00661E87"/>
    <w:rsid w:val="00665FEC"/>
    <w:rsid w:val="0067178F"/>
    <w:rsid w:val="006742F0"/>
    <w:rsid w:val="0067476B"/>
    <w:rsid w:val="0067488A"/>
    <w:rsid w:val="0067547E"/>
    <w:rsid w:val="006829AF"/>
    <w:rsid w:val="00683971"/>
    <w:rsid w:val="00684D90"/>
    <w:rsid w:val="00686780"/>
    <w:rsid w:val="0068688F"/>
    <w:rsid w:val="006876D3"/>
    <w:rsid w:val="006904D6"/>
    <w:rsid w:val="00690CE3"/>
    <w:rsid w:val="00694981"/>
    <w:rsid w:val="006A30ED"/>
    <w:rsid w:val="006A44C4"/>
    <w:rsid w:val="006A613A"/>
    <w:rsid w:val="006B03A4"/>
    <w:rsid w:val="006B4D97"/>
    <w:rsid w:val="006B6EEB"/>
    <w:rsid w:val="006C1B27"/>
    <w:rsid w:val="006C3FB8"/>
    <w:rsid w:val="006E0055"/>
    <w:rsid w:val="006E04DA"/>
    <w:rsid w:val="006E3C94"/>
    <w:rsid w:val="006E3FB2"/>
    <w:rsid w:val="006E5089"/>
    <w:rsid w:val="006F210F"/>
    <w:rsid w:val="006F64C8"/>
    <w:rsid w:val="0070575A"/>
    <w:rsid w:val="00706197"/>
    <w:rsid w:val="007061ED"/>
    <w:rsid w:val="00707E60"/>
    <w:rsid w:val="00711542"/>
    <w:rsid w:val="00711CA0"/>
    <w:rsid w:val="007151E0"/>
    <w:rsid w:val="00717100"/>
    <w:rsid w:val="00722D84"/>
    <w:rsid w:val="00730FFC"/>
    <w:rsid w:val="00732BC7"/>
    <w:rsid w:val="00734DD0"/>
    <w:rsid w:val="007436FD"/>
    <w:rsid w:val="007441F6"/>
    <w:rsid w:val="007478F6"/>
    <w:rsid w:val="00751041"/>
    <w:rsid w:val="007558D2"/>
    <w:rsid w:val="0075689E"/>
    <w:rsid w:val="00757510"/>
    <w:rsid w:val="007603BA"/>
    <w:rsid w:val="007625FB"/>
    <w:rsid w:val="0076388C"/>
    <w:rsid w:val="00763B98"/>
    <w:rsid w:val="00766199"/>
    <w:rsid w:val="00766C78"/>
    <w:rsid w:val="00772563"/>
    <w:rsid w:val="00773580"/>
    <w:rsid w:val="00776C4D"/>
    <w:rsid w:val="00780BD9"/>
    <w:rsid w:val="0078182B"/>
    <w:rsid w:val="00782BBF"/>
    <w:rsid w:val="00782EEA"/>
    <w:rsid w:val="007845B6"/>
    <w:rsid w:val="007853A4"/>
    <w:rsid w:val="00785C5E"/>
    <w:rsid w:val="00787561"/>
    <w:rsid w:val="007912B3"/>
    <w:rsid w:val="00791ED0"/>
    <w:rsid w:val="0079239F"/>
    <w:rsid w:val="00793773"/>
    <w:rsid w:val="007A0447"/>
    <w:rsid w:val="007A1BCB"/>
    <w:rsid w:val="007A22DE"/>
    <w:rsid w:val="007A4337"/>
    <w:rsid w:val="007A5299"/>
    <w:rsid w:val="007B5691"/>
    <w:rsid w:val="007B646E"/>
    <w:rsid w:val="007C30EF"/>
    <w:rsid w:val="007C68CC"/>
    <w:rsid w:val="007C6D09"/>
    <w:rsid w:val="007D36B5"/>
    <w:rsid w:val="007D4F1B"/>
    <w:rsid w:val="007D7E4D"/>
    <w:rsid w:val="007E1CAE"/>
    <w:rsid w:val="007E5A5E"/>
    <w:rsid w:val="007F1B18"/>
    <w:rsid w:val="00802513"/>
    <w:rsid w:val="00806263"/>
    <w:rsid w:val="00806582"/>
    <w:rsid w:val="00807360"/>
    <w:rsid w:val="00810425"/>
    <w:rsid w:val="0081079B"/>
    <w:rsid w:val="008114B7"/>
    <w:rsid w:val="00812DF1"/>
    <w:rsid w:val="00814241"/>
    <w:rsid w:val="008176E8"/>
    <w:rsid w:val="00824733"/>
    <w:rsid w:val="008265D6"/>
    <w:rsid w:val="00826BC9"/>
    <w:rsid w:val="008273CA"/>
    <w:rsid w:val="008323CF"/>
    <w:rsid w:val="00832465"/>
    <w:rsid w:val="00840903"/>
    <w:rsid w:val="008449A5"/>
    <w:rsid w:val="00845794"/>
    <w:rsid w:val="00851900"/>
    <w:rsid w:val="00852E19"/>
    <w:rsid w:val="00853CD8"/>
    <w:rsid w:val="0085507F"/>
    <w:rsid w:val="00857627"/>
    <w:rsid w:val="00860E64"/>
    <w:rsid w:val="00862E84"/>
    <w:rsid w:val="008652A3"/>
    <w:rsid w:val="00865665"/>
    <w:rsid w:val="0086580C"/>
    <w:rsid w:val="00866E1F"/>
    <w:rsid w:val="00873EA3"/>
    <w:rsid w:val="008754E0"/>
    <w:rsid w:val="008754E9"/>
    <w:rsid w:val="00881BEA"/>
    <w:rsid w:val="00884898"/>
    <w:rsid w:val="00890F1B"/>
    <w:rsid w:val="00891129"/>
    <w:rsid w:val="008932DF"/>
    <w:rsid w:val="0089472E"/>
    <w:rsid w:val="00896687"/>
    <w:rsid w:val="008B4BE1"/>
    <w:rsid w:val="008B4C04"/>
    <w:rsid w:val="008C0806"/>
    <w:rsid w:val="008C1C95"/>
    <w:rsid w:val="008C27BC"/>
    <w:rsid w:val="008C3C24"/>
    <w:rsid w:val="008C437A"/>
    <w:rsid w:val="008C49A7"/>
    <w:rsid w:val="008C5E70"/>
    <w:rsid w:val="008D0A3B"/>
    <w:rsid w:val="008D3F33"/>
    <w:rsid w:val="008D4EC8"/>
    <w:rsid w:val="008D5153"/>
    <w:rsid w:val="008D5666"/>
    <w:rsid w:val="008E099E"/>
    <w:rsid w:val="008E441A"/>
    <w:rsid w:val="008E6962"/>
    <w:rsid w:val="008F3389"/>
    <w:rsid w:val="008F4E18"/>
    <w:rsid w:val="008F4F8F"/>
    <w:rsid w:val="008F5F9C"/>
    <w:rsid w:val="008F6FB3"/>
    <w:rsid w:val="008F7C51"/>
    <w:rsid w:val="008F7CD7"/>
    <w:rsid w:val="0090007D"/>
    <w:rsid w:val="00900E24"/>
    <w:rsid w:val="0090300F"/>
    <w:rsid w:val="00903B83"/>
    <w:rsid w:val="00911A11"/>
    <w:rsid w:val="00912CA3"/>
    <w:rsid w:val="00914AEA"/>
    <w:rsid w:val="009215E4"/>
    <w:rsid w:val="00921A47"/>
    <w:rsid w:val="0092230F"/>
    <w:rsid w:val="00922610"/>
    <w:rsid w:val="00924074"/>
    <w:rsid w:val="009264D4"/>
    <w:rsid w:val="00930334"/>
    <w:rsid w:val="0093487D"/>
    <w:rsid w:val="0093567E"/>
    <w:rsid w:val="00937715"/>
    <w:rsid w:val="00941CA8"/>
    <w:rsid w:val="009431B9"/>
    <w:rsid w:val="00945B83"/>
    <w:rsid w:val="009472AA"/>
    <w:rsid w:val="00950FE4"/>
    <w:rsid w:val="00953F39"/>
    <w:rsid w:val="009543FC"/>
    <w:rsid w:val="00957BC1"/>
    <w:rsid w:val="0096034B"/>
    <w:rsid w:val="009622BB"/>
    <w:rsid w:val="00964455"/>
    <w:rsid w:val="009655B4"/>
    <w:rsid w:val="00967707"/>
    <w:rsid w:val="009729FF"/>
    <w:rsid w:val="00972EB8"/>
    <w:rsid w:val="00982C97"/>
    <w:rsid w:val="00985577"/>
    <w:rsid w:val="00985DA9"/>
    <w:rsid w:val="00987453"/>
    <w:rsid w:val="00987BF5"/>
    <w:rsid w:val="00990122"/>
    <w:rsid w:val="0099056A"/>
    <w:rsid w:val="00990B4B"/>
    <w:rsid w:val="009949D8"/>
    <w:rsid w:val="00996ADA"/>
    <w:rsid w:val="009973A7"/>
    <w:rsid w:val="009A124A"/>
    <w:rsid w:val="009A1ADF"/>
    <w:rsid w:val="009A2A36"/>
    <w:rsid w:val="009A4320"/>
    <w:rsid w:val="009A6CDC"/>
    <w:rsid w:val="009B0179"/>
    <w:rsid w:val="009B24C4"/>
    <w:rsid w:val="009B45A9"/>
    <w:rsid w:val="009B5BBF"/>
    <w:rsid w:val="009B6817"/>
    <w:rsid w:val="009C0C02"/>
    <w:rsid w:val="009C1C70"/>
    <w:rsid w:val="009C3F5B"/>
    <w:rsid w:val="009C5188"/>
    <w:rsid w:val="009C5E01"/>
    <w:rsid w:val="009C784A"/>
    <w:rsid w:val="009D0177"/>
    <w:rsid w:val="009D11C2"/>
    <w:rsid w:val="009E0CD7"/>
    <w:rsid w:val="009E31FC"/>
    <w:rsid w:val="009E3D57"/>
    <w:rsid w:val="009E4587"/>
    <w:rsid w:val="009F469A"/>
    <w:rsid w:val="00A01F2D"/>
    <w:rsid w:val="00A03B47"/>
    <w:rsid w:val="00A0448F"/>
    <w:rsid w:val="00A0784A"/>
    <w:rsid w:val="00A07A59"/>
    <w:rsid w:val="00A07C5D"/>
    <w:rsid w:val="00A07EA0"/>
    <w:rsid w:val="00A122B8"/>
    <w:rsid w:val="00A126E1"/>
    <w:rsid w:val="00A147D5"/>
    <w:rsid w:val="00A1497C"/>
    <w:rsid w:val="00A16D36"/>
    <w:rsid w:val="00A1751B"/>
    <w:rsid w:val="00A2231B"/>
    <w:rsid w:val="00A22DCA"/>
    <w:rsid w:val="00A24C23"/>
    <w:rsid w:val="00A31DD7"/>
    <w:rsid w:val="00A33423"/>
    <w:rsid w:val="00A36649"/>
    <w:rsid w:val="00A4032D"/>
    <w:rsid w:val="00A403F8"/>
    <w:rsid w:val="00A411D9"/>
    <w:rsid w:val="00A41412"/>
    <w:rsid w:val="00A42CFD"/>
    <w:rsid w:val="00A4798C"/>
    <w:rsid w:val="00A529FA"/>
    <w:rsid w:val="00A551FB"/>
    <w:rsid w:val="00A7047A"/>
    <w:rsid w:val="00A722C4"/>
    <w:rsid w:val="00A749CA"/>
    <w:rsid w:val="00A80746"/>
    <w:rsid w:val="00A82163"/>
    <w:rsid w:val="00A85206"/>
    <w:rsid w:val="00A85A5A"/>
    <w:rsid w:val="00A86CAC"/>
    <w:rsid w:val="00A87F24"/>
    <w:rsid w:val="00A90634"/>
    <w:rsid w:val="00A92201"/>
    <w:rsid w:val="00A97527"/>
    <w:rsid w:val="00A978FE"/>
    <w:rsid w:val="00AA0F2C"/>
    <w:rsid w:val="00AA0FDD"/>
    <w:rsid w:val="00AA1574"/>
    <w:rsid w:val="00AA4A02"/>
    <w:rsid w:val="00AA5F0E"/>
    <w:rsid w:val="00AA624B"/>
    <w:rsid w:val="00AB02BD"/>
    <w:rsid w:val="00AB1801"/>
    <w:rsid w:val="00AB74ED"/>
    <w:rsid w:val="00AC3579"/>
    <w:rsid w:val="00AC3728"/>
    <w:rsid w:val="00AC375F"/>
    <w:rsid w:val="00AC6515"/>
    <w:rsid w:val="00AD2D8F"/>
    <w:rsid w:val="00AD5A91"/>
    <w:rsid w:val="00AD5DD9"/>
    <w:rsid w:val="00AD5F6A"/>
    <w:rsid w:val="00AD6E27"/>
    <w:rsid w:val="00AD74EC"/>
    <w:rsid w:val="00AE034E"/>
    <w:rsid w:val="00AE09BB"/>
    <w:rsid w:val="00AE2435"/>
    <w:rsid w:val="00AE34D7"/>
    <w:rsid w:val="00AE731D"/>
    <w:rsid w:val="00AE7CFF"/>
    <w:rsid w:val="00AF19C1"/>
    <w:rsid w:val="00B0047D"/>
    <w:rsid w:val="00B00A3A"/>
    <w:rsid w:val="00B01915"/>
    <w:rsid w:val="00B02B02"/>
    <w:rsid w:val="00B15811"/>
    <w:rsid w:val="00B16B95"/>
    <w:rsid w:val="00B17186"/>
    <w:rsid w:val="00B20A46"/>
    <w:rsid w:val="00B23224"/>
    <w:rsid w:val="00B27430"/>
    <w:rsid w:val="00B2786F"/>
    <w:rsid w:val="00B340D3"/>
    <w:rsid w:val="00B3628E"/>
    <w:rsid w:val="00B3630B"/>
    <w:rsid w:val="00B37164"/>
    <w:rsid w:val="00B429D3"/>
    <w:rsid w:val="00B468A7"/>
    <w:rsid w:val="00B474F3"/>
    <w:rsid w:val="00B5246E"/>
    <w:rsid w:val="00B62333"/>
    <w:rsid w:val="00B629DF"/>
    <w:rsid w:val="00B62F1F"/>
    <w:rsid w:val="00B636E3"/>
    <w:rsid w:val="00B6483C"/>
    <w:rsid w:val="00B74BA6"/>
    <w:rsid w:val="00B765B4"/>
    <w:rsid w:val="00B8624E"/>
    <w:rsid w:val="00B874EF"/>
    <w:rsid w:val="00B91D2D"/>
    <w:rsid w:val="00B92BCD"/>
    <w:rsid w:val="00B95209"/>
    <w:rsid w:val="00B96CB5"/>
    <w:rsid w:val="00BA0327"/>
    <w:rsid w:val="00BA0B84"/>
    <w:rsid w:val="00BA123F"/>
    <w:rsid w:val="00BA4A0B"/>
    <w:rsid w:val="00BB0855"/>
    <w:rsid w:val="00BB2460"/>
    <w:rsid w:val="00BB4885"/>
    <w:rsid w:val="00BB740B"/>
    <w:rsid w:val="00BC1681"/>
    <w:rsid w:val="00BC4FF3"/>
    <w:rsid w:val="00BC50E3"/>
    <w:rsid w:val="00BC5E21"/>
    <w:rsid w:val="00BD058A"/>
    <w:rsid w:val="00BD2849"/>
    <w:rsid w:val="00BD5D2F"/>
    <w:rsid w:val="00BD7529"/>
    <w:rsid w:val="00BE1B33"/>
    <w:rsid w:val="00BE38F8"/>
    <w:rsid w:val="00BE6A26"/>
    <w:rsid w:val="00BE7A2D"/>
    <w:rsid w:val="00BF3AAB"/>
    <w:rsid w:val="00BF4466"/>
    <w:rsid w:val="00BF502F"/>
    <w:rsid w:val="00C01DCD"/>
    <w:rsid w:val="00C02427"/>
    <w:rsid w:val="00C047A4"/>
    <w:rsid w:val="00C0749A"/>
    <w:rsid w:val="00C07753"/>
    <w:rsid w:val="00C109C1"/>
    <w:rsid w:val="00C1356C"/>
    <w:rsid w:val="00C16438"/>
    <w:rsid w:val="00C174CD"/>
    <w:rsid w:val="00C178E2"/>
    <w:rsid w:val="00C21138"/>
    <w:rsid w:val="00C21644"/>
    <w:rsid w:val="00C2219A"/>
    <w:rsid w:val="00C23513"/>
    <w:rsid w:val="00C2520E"/>
    <w:rsid w:val="00C325EB"/>
    <w:rsid w:val="00C34746"/>
    <w:rsid w:val="00C34BC0"/>
    <w:rsid w:val="00C404BD"/>
    <w:rsid w:val="00C438CE"/>
    <w:rsid w:val="00C444D5"/>
    <w:rsid w:val="00C45013"/>
    <w:rsid w:val="00C46776"/>
    <w:rsid w:val="00C50375"/>
    <w:rsid w:val="00C53A7D"/>
    <w:rsid w:val="00C53E61"/>
    <w:rsid w:val="00C5524F"/>
    <w:rsid w:val="00C55E54"/>
    <w:rsid w:val="00C56F2E"/>
    <w:rsid w:val="00C5748D"/>
    <w:rsid w:val="00C607E1"/>
    <w:rsid w:val="00C61F51"/>
    <w:rsid w:val="00C67555"/>
    <w:rsid w:val="00C71265"/>
    <w:rsid w:val="00C7560F"/>
    <w:rsid w:val="00C75674"/>
    <w:rsid w:val="00C7585D"/>
    <w:rsid w:val="00C8181B"/>
    <w:rsid w:val="00C81FA9"/>
    <w:rsid w:val="00C86D68"/>
    <w:rsid w:val="00C9745C"/>
    <w:rsid w:val="00C979DE"/>
    <w:rsid w:val="00CA064F"/>
    <w:rsid w:val="00CA25A1"/>
    <w:rsid w:val="00CA3329"/>
    <w:rsid w:val="00CA4E05"/>
    <w:rsid w:val="00CA5559"/>
    <w:rsid w:val="00CA5BC4"/>
    <w:rsid w:val="00CA6651"/>
    <w:rsid w:val="00CB18F3"/>
    <w:rsid w:val="00CB299E"/>
    <w:rsid w:val="00CB7B73"/>
    <w:rsid w:val="00CC23D6"/>
    <w:rsid w:val="00CC38FD"/>
    <w:rsid w:val="00CC4527"/>
    <w:rsid w:val="00CC4DAC"/>
    <w:rsid w:val="00CC54CB"/>
    <w:rsid w:val="00CC6DC4"/>
    <w:rsid w:val="00CC732B"/>
    <w:rsid w:val="00CC7ACB"/>
    <w:rsid w:val="00CD5AD3"/>
    <w:rsid w:val="00CE04EC"/>
    <w:rsid w:val="00CE40C5"/>
    <w:rsid w:val="00CE656D"/>
    <w:rsid w:val="00CE65F2"/>
    <w:rsid w:val="00CF17F5"/>
    <w:rsid w:val="00CF1B90"/>
    <w:rsid w:val="00CF2F51"/>
    <w:rsid w:val="00CF4015"/>
    <w:rsid w:val="00CF69F7"/>
    <w:rsid w:val="00CF6B6A"/>
    <w:rsid w:val="00D013E8"/>
    <w:rsid w:val="00D019F1"/>
    <w:rsid w:val="00D10C2F"/>
    <w:rsid w:val="00D213C4"/>
    <w:rsid w:val="00D2471E"/>
    <w:rsid w:val="00D31151"/>
    <w:rsid w:val="00D32C30"/>
    <w:rsid w:val="00D34BBD"/>
    <w:rsid w:val="00D37EBE"/>
    <w:rsid w:val="00D37F7F"/>
    <w:rsid w:val="00D41A0F"/>
    <w:rsid w:val="00D42C89"/>
    <w:rsid w:val="00D43664"/>
    <w:rsid w:val="00D5011A"/>
    <w:rsid w:val="00D52D0E"/>
    <w:rsid w:val="00D56004"/>
    <w:rsid w:val="00D56374"/>
    <w:rsid w:val="00D56DC7"/>
    <w:rsid w:val="00D61ED3"/>
    <w:rsid w:val="00D63669"/>
    <w:rsid w:val="00D64A91"/>
    <w:rsid w:val="00D673A2"/>
    <w:rsid w:val="00D7042D"/>
    <w:rsid w:val="00D72912"/>
    <w:rsid w:val="00D73C80"/>
    <w:rsid w:val="00D752CA"/>
    <w:rsid w:val="00D76F4F"/>
    <w:rsid w:val="00D76FD8"/>
    <w:rsid w:val="00D8556A"/>
    <w:rsid w:val="00D86229"/>
    <w:rsid w:val="00D86709"/>
    <w:rsid w:val="00D95F79"/>
    <w:rsid w:val="00D9788F"/>
    <w:rsid w:val="00DA03BF"/>
    <w:rsid w:val="00DA0C50"/>
    <w:rsid w:val="00DA1A2E"/>
    <w:rsid w:val="00DA2C95"/>
    <w:rsid w:val="00DA35CE"/>
    <w:rsid w:val="00DA47E0"/>
    <w:rsid w:val="00DA6257"/>
    <w:rsid w:val="00DA7E23"/>
    <w:rsid w:val="00DB1A0A"/>
    <w:rsid w:val="00DB4EE5"/>
    <w:rsid w:val="00DB59A8"/>
    <w:rsid w:val="00DC111E"/>
    <w:rsid w:val="00DC4A06"/>
    <w:rsid w:val="00DC6445"/>
    <w:rsid w:val="00DD0C15"/>
    <w:rsid w:val="00DD1EC1"/>
    <w:rsid w:val="00DD4957"/>
    <w:rsid w:val="00DD49A9"/>
    <w:rsid w:val="00DE0FF9"/>
    <w:rsid w:val="00DE1966"/>
    <w:rsid w:val="00DE3C11"/>
    <w:rsid w:val="00DE6492"/>
    <w:rsid w:val="00DE6D4F"/>
    <w:rsid w:val="00DF2AC8"/>
    <w:rsid w:val="00DF2D81"/>
    <w:rsid w:val="00DF498B"/>
    <w:rsid w:val="00DF5A66"/>
    <w:rsid w:val="00DF5F86"/>
    <w:rsid w:val="00DF71AA"/>
    <w:rsid w:val="00DF7517"/>
    <w:rsid w:val="00E02E53"/>
    <w:rsid w:val="00E0564B"/>
    <w:rsid w:val="00E05F38"/>
    <w:rsid w:val="00E06281"/>
    <w:rsid w:val="00E06D73"/>
    <w:rsid w:val="00E0798A"/>
    <w:rsid w:val="00E139DC"/>
    <w:rsid w:val="00E15402"/>
    <w:rsid w:val="00E15B1E"/>
    <w:rsid w:val="00E15F99"/>
    <w:rsid w:val="00E25752"/>
    <w:rsid w:val="00E2798F"/>
    <w:rsid w:val="00E30366"/>
    <w:rsid w:val="00E31FB5"/>
    <w:rsid w:val="00E3339A"/>
    <w:rsid w:val="00E34973"/>
    <w:rsid w:val="00E3685E"/>
    <w:rsid w:val="00E37247"/>
    <w:rsid w:val="00E40DAD"/>
    <w:rsid w:val="00E41B1A"/>
    <w:rsid w:val="00E43593"/>
    <w:rsid w:val="00E50229"/>
    <w:rsid w:val="00E5726E"/>
    <w:rsid w:val="00E63F14"/>
    <w:rsid w:val="00E66C8F"/>
    <w:rsid w:val="00E6731A"/>
    <w:rsid w:val="00E72F41"/>
    <w:rsid w:val="00E762BE"/>
    <w:rsid w:val="00E81BC4"/>
    <w:rsid w:val="00E8725C"/>
    <w:rsid w:val="00E90B85"/>
    <w:rsid w:val="00E9193C"/>
    <w:rsid w:val="00E95B02"/>
    <w:rsid w:val="00E95FA1"/>
    <w:rsid w:val="00EA00CB"/>
    <w:rsid w:val="00EA26DF"/>
    <w:rsid w:val="00EA5055"/>
    <w:rsid w:val="00EA50F8"/>
    <w:rsid w:val="00EB6E0C"/>
    <w:rsid w:val="00EB76EE"/>
    <w:rsid w:val="00EB76F8"/>
    <w:rsid w:val="00EB78DB"/>
    <w:rsid w:val="00EC0011"/>
    <w:rsid w:val="00EC433A"/>
    <w:rsid w:val="00EC55FF"/>
    <w:rsid w:val="00ED0E28"/>
    <w:rsid w:val="00ED1260"/>
    <w:rsid w:val="00ED188A"/>
    <w:rsid w:val="00ED3F60"/>
    <w:rsid w:val="00ED59D8"/>
    <w:rsid w:val="00ED6F5E"/>
    <w:rsid w:val="00ED7AC6"/>
    <w:rsid w:val="00EE36E7"/>
    <w:rsid w:val="00EE3C16"/>
    <w:rsid w:val="00EE421E"/>
    <w:rsid w:val="00EE7A7A"/>
    <w:rsid w:val="00EF08A2"/>
    <w:rsid w:val="00EF1481"/>
    <w:rsid w:val="00EF28C5"/>
    <w:rsid w:val="00EF43BF"/>
    <w:rsid w:val="00F00A48"/>
    <w:rsid w:val="00F02F99"/>
    <w:rsid w:val="00F04EBC"/>
    <w:rsid w:val="00F07135"/>
    <w:rsid w:val="00F10389"/>
    <w:rsid w:val="00F1431C"/>
    <w:rsid w:val="00F14CBD"/>
    <w:rsid w:val="00F14D41"/>
    <w:rsid w:val="00F178DB"/>
    <w:rsid w:val="00F17EA7"/>
    <w:rsid w:val="00F30FAF"/>
    <w:rsid w:val="00F31E5E"/>
    <w:rsid w:val="00F331B0"/>
    <w:rsid w:val="00F3458E"/>
    <w:rsid w:val="00F34FE9"/>
    <w:rsid w:val="00F370D0"/>
    <w:rsid w:val="00F41D1C"/>
    <w:rsid w:val="00F4503E"/>
    <w:rsid w:val="00F457CA"/>
    <w:rsid w:val="00F46948"/>
    <w:rsid w:val="00F50F0F"/>
    <w:rsid w:val="00F51EF8"/>
    <w:rsid w:val="00F52A6D"/>
    <w:rsid w:val="00F55CDD"/>
    <w:rsid w:val="00F5755D"/>
    <w:rsid w:val="00F60E6E"/>
    <w:rsid w:val="00F617C9"/>
    <w:rsid w:val="00F62FA6"/>
    <w:rsid w:val="00F63C0B"/>
    <w:rsid w:val="00F744BD"/>
    <w:rsid w:val="00F75724"/>
    <w:rsid w:val="00F766C3"/>
    <w:rsid w:val="00F77AB2"/>
    <w:rsid w:val="00F81F63"/>
    <w:rsid w:val="00F846FE"/>
    <w:rsid w:val="00F93AB7"/>
    <w:rsid w:val="00F94ECD"/>
    <w:rsid w:val="00F96AC3"/>
    <w:rsid w:val="00F97F04"/>
    <w:rsid w:val="00FA0B3B"/>
    <w:rsid w:val="00FA5029"/>
    <w:rsid w:val="00FA7432"/>
    <w:rsid w:val="00FA798D"/>
    <w:rsid w:val="00FB155E"/>
    <w:rsid w:val="00FB27A8"/>
    <w:rsid w:val="00FB40AF"/>
    <w:rsid w:val="00FB432B"/>
    <w:rsid w:val="00FC04BB"/>
    <w:rsid w:val="00FC078D"/>
    <w:rsid w:val="00FC0FFA"/>
    <w:rsid w:val="00FD4B83"/>
    <w:rsid w:val="00FD797D"/>
    <w:rsid w:val="00FE2168"/>
    <w:rsid w:val="00FE4490"/>
    <w:rsid w:val="00FE46CB"/>
    <w:rsid w:val="00FE4C66"/>
    <w:rsid w:val="00FE5610"/>
    <w:rsid w:val="00FE59CF"/>
    <w:rsid w:val="00FE6A06"/>
    <w:rsid w:val="00FE6A1C"/>
    <w:rsid w:val="00FE6B35"/>
    <w:rsid w:val="00FE7CF8"/>
    <w:rsid w:val="00FF036E"/>
    <w:rsid w:val="00FF50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7BF2D"/>
  <w15:docId w15:val="{3BA15BCF-5D99-46C9-800A-4F10453FA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F744BD"/>
    <w:rPr>
      <w:rFonts w:ascii="Times New Roman" w:hAnsi="Times New Roman" w:cs="Times New Roman"/>
      <w:sz w:val="24"/>
      <w:szCs w:val="24"/>
    </w:rPr>
  </w:style>
  <w:style w:type="paragraph" w:styleId="ListParagraph">
    <w:name w:val="List Paragraph"/>
    <w:basedOn w:val="Normal"/>
    <w:uiPriority w:val="34"/>
    <w:qFormat/>
    <w:rsid w:val="00B6483C"/>
    <w:pPr>
      <w:ind w:left="720"/>
      <w:contextualSpacing/>
    </w:pPr>
  </w:style>
  <w:style w:type="character" w:styleId="Strong">
    <w:name w:val="Strong"/>
    <w:basedOn w:val="DefaultParagraphFont"/>
    <w:uiPriority w:val="22"/>
    <w:qFormat/>
    <w:rsid w:val="00FC0FFA"/>
    <w:rPr>
      <w:b/>
      <w:bCs/>
    </w:rPr>
  </w:style>
  <w:style w:type="paragraph" w:styleId="NoSpacing">
    <w:name w:val="No Spacing"/>
    <w:uiPriority w:val="1"/>
    <w:qFormat/>
    <w:rsid w:val="00EF43BF"/>
    <w:pPr>
      <w:spacing w:line="240" w:lineRule="auto"/>
    </w:pPr>
  </w:style>
  <w:style w:type="character" w:customStyle="1" w:styleId="katex-mathml">
    <w:name w:val="katex-mathml"/>
    <w:basedOn w:val="DefaultParagraphFont"/>
    <w:rsid w:val="00CC7ACB"/>
  </w:style>
  <w:style w:type="character" w:customStyle="1" w:styleId="mord">
    <w:name w:val="mord"/>
    <w:basedOn w:val="DefaultParagraphFont"/>
    <w:rsid w:val="00CC7ACB"/>
  </w:style>
  <w:style w:type="character" w:customStyle="1" w:styleId="mrel">
    <w:name w:val="mrel"/>
    <w:basedOn w:val="DefaultParagraphFont"/>
    <w:rsid w:val="00CC7ACB"/>
  </w:style>
  <w:style w:type="character" w:customStyle="1" w:styleId="mopen">
    <w:name w:val="mopen"/>
    <w:basedOn w:val="DefaultParagraphFont"/>
    <w:rsid w:val="00CC7ACB"/>
  </w:style>
  <w:style w:type="character" w:customStyle="1" w:styleId="mbin">
    <w:name w:val="mbin"/>
    <w:basedOn w:val="DefaultParagraphFont"/>
    <w:rsid w:val="00CC7ACB"/>
  </w:style>
  <w:style w:type="character" w:customStyle="1" w:styleId="mclose">
    <w:name w:val="mclose"/>
    <w:basedOn w:val="DefaultParagraphFont"/>
    <w:rsid w:val="00CC7ACB"/>
  </w:style>
  <w:style w:type="paragraph" w:styleId="Header">
    <w:name w:val="header"/>
    <w:basedOn w:val="Normal"/>
    <w:link w:val="HeaderChar"/>
    <w:uiPriority w:val="99"/>
    <w:semiHidden/>
    <w:unhideWhenUsed/>
    <w:rsid w:val="0052475F"/>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52475F"/>
  </w:style>
  <w:style w:type="paragraph" w:styleId="Footer">
    <w:name w:val="footer"/>
    <w:basedOn w:val="Normal"/>
    <w:link w:val="FooterChar"/>
    <w:uiPriority w:val="99"/>
    <w:semiHidden/>
    <w:unhideWhenUsed/>
    <w:rsid w:val="0052475F"/>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52475F"/>
  </w:style>
  <w:style w:type="character" w:styleId="HTMLCode">
    <w:name w:val="HTML Code"/>
    <w:basedOn w:val="DefaultParagraphFont"/>
    <w:uiPriority w:val="99"/>
    <w:semiHidden/>
    <w:unhideWhenUsed/>
    <w:rsid w:val="0025115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28213">
      <w:bodyDiv w:val="1"/>
      <w:marLeft w:val="0"/>
      <w:marRight w:val="0"/>
      <w:marTop w:val="0"/>
      <w:marBottom w:val="0"/>
      <w:divBdr>
        <w:top w:val="none" w:sz="0" w:space="0" w:color="auto"/>
        <w:left w:val="none" w:sz="0" w:space="0" w:color="auto"/>
        <w:bottom w:val="none" w:sz="0" w:space="0" w:color="auto"/>
        <w:right w:val="none" w:sz="0" w:space="0" w:color="auto"/>
      </w:divBdr>
    </w:div>
    <w:div w:id="17629779">
      <w:bodyDiv w:val="1"/>
      <w:marLeft w:val="0"/>
      <w:marRight w:val="0"/>
      <w:marTop w:val="0"/>
      <w:marBottom w:val="0"/>
      <w:divBdr>
        <w:top w:val="none" w:sz="0" w:space="0" w:color="auto"/>
        <w:left w:val="none" w:sz="0" w:space="0" w:color="auto"/>
        <w:bottom w:val="none" w:sz="0" w:space="0" w:color="auto"/>
        <w:right w:val="none" w:sz="0" w:space="0" w:color="auto"/>
      </w:divBdr>
    </w:div>
    <w:div w:id="34545376">
      <w:bodyDiv w:val="1"/>
      <w:marLeft w:val="0"/>
      <w:marRight w:val="0"/>
      <w:marTop w:val="0"/>
      <w:marBottom w:val="0"/>
      <w:divBdr>
        <w:top w:val="none" w:sz="0" w:space="0" w:color="auto"/>
        <w:left w:val="none" w:sz="0" w:space="0" w:color="auto"/>
        <w:bottom w:val="none" w:sz="0" w:space="0" w:color="auto"/>
        <w:right w:val="none" w:sz="0" w:space="0" w:color="auto"/>
      </w:divBdr>
    </w:div>
    <w:div w:id="39986343">
      <w:bodyDiv w:val="1"/>
      <w:marLeft w:val="0"/>
      <w:marRight w:val="0"/>
      <w:marTop w:val="0"/>
      <w:marBottom w:val="0"/>
      <w:divBdr>
        <w:top w:val="none" w:sz="0" w:space="0" w:color="auto"/>
        <w:left w:val="none" w:sz="0" w:space="0" w:color="auto"/>
        <w:bottom w:val="none" w:sz="0" w:space="0" w:color="auto"/>
        <w:right w:val="none" w:sz="0" w:space="0" w:color="auto"/>
      </w:divBdr>
    </w:div>
    <w:div w:id="41559097">
      <w:bodyDiv w:val="1"/>
      <w:marLeft w:val="0"/>
      <w:marRight w:val="0"/>
      <w:marTop w:val="0"/>
      <w:marBottom w:val="0"/>
      <w:divBdr>
        <w:top w:val="none" w:sz="0" w:space="0" w:color="auto"/>
        <w:left w:val="none" w:sz="0" w:space="0" w:color="auto"/>
        <w:bottom w:val="none" w:sz="0" w:space="0" w:color="auto"/>
        <w:right w:val="none" w:sz="0" w:space="0" w:color="auto"/>
      </w:divBdr>
    </w:div>
    <w:div w:id="55860565">
      <w:bodyDiv w:val="1"/>
      <w:marLeft w:val="0"/>
      <w:marRight w:val="0"/>
      <w:marTop w:val="0"/>
      <w:marBottom w:val="0"/>
      <w:divBdr>
        <w:top w:val="none" w:sz="0" w:space="0" w:color="auto"/>
        <w:left w:val="none" w:sz="0" w:space="0" w:color="auto"/>
        <w:bottom w:val="none" w:sz="0" w:space="0" w:color="auto"/>
        <w:right w:val="none" w:sz="0" w:space="0" w:color="auto"/>
      </w:divBdr>
    </w:div>
    <w:div w:id="56712796">
      <w:bodyDiv w:val="1"/>
      <w:marLeft w:val="0"/>
      <w:marRight w:val="0"/>
      <w:marTop w:val="0"/>
      <w:marBottom w:val="0"/>
      <w:divBdr>
        <w:top w:val="none" w:sz="0" w:space="0" w:color="auto"/>
        <w:left w:val="none" w:sz="0" w:space="0" w:color="auto"/>
        <w:bottom w:val="none" w:sz="0" w:space="0" w:color="auto"/>
        <w:right w:val="none" w:sz="0" w:space="0" w:color="auto"/>
      </w:divBdr>
    </w:div>
    <w:div w:id="64836616">
      <w:bodyDiv w:val="1"/>
      <w:marLeft w:val="0"/>
      <w:marRight w:val="0"/>
      <w:marTop w:val="0"/>
      <w:marBottom w:val="0"/>
      <w:divBdr>
        <w:top w:val="none" w:sz="0" w:space="0" w:color="auto"/>
        <w:left w:val="none" w:sz="0" w:space="0" w:color="auto"/>
        <w:bottom w:val="none" w:sz="0" w:space="0" w:color="auto"/>
        <w:right w:val="none" w:sz="0" w:space="0" w:color="auto"/>
      </w:divBdr>
    </w:div>
    <w:div w:id="83577421">
      <w:bodyDiv w:val="1"/>
      <w:marLeft w:val="0"/>
      <w:marRight w:val="0"/>
      <w:marTop w:val="0"/>
      <w:marBottom w:val="0"/>
      <w:divBdr>
        <w:top w:val="none" w:sz="0" w:space="0" w:color="auto"/>
        <w:left w:val="none" w:sz="0" w:space="0" w:color="auto"/>
        <w:bottom w:val="none" w:sz="0" w:space="0" w:color="auto"/>
        <w:right w:val="none" w:sz="0" w:space="0" w:color="auto"/>
      </w:divBdr>
    </w:div>
    <w:div w:id="83578236">
      <w:bodyDiv w:val="1"/>
      <w:marLeft w:val="0"/>
      <w:marRight w:val="0"/>
      <w:marTop w:val="0"/>
      <w:marBottom w:val="0"/>
      <w:divBdr>
        <w:top w:val="none" w:sz="0" w:space="0" w:color="auto"/>
        <w:left w:val="none" w:sz="0" w:space="0" w:color="auto"/>
        <w:bottom w:val="none" w:sz="0" w:space="0" w:color="auto"/>
        <w:right w:val="none" w:sz="0" w:space="0" w:color="auto"/>
      </w:divBdr>
    </w:div>
    <w:div w:id="90203230">
      <w:bodyDiv w:val="1"/>
      <w:marLeft w:val="0"/>
      <w:marRight w:val="0"/>
      <w:marTop w:val="0"/>
      <w:marBottom w:val="0"/>
      <w:divBdr>
        <w:top w:val="none" w:sz="0" w:space="0" w:color="auto"/>
        <w:left w:val="none" w:sz="0" w:space="0" w:color="auto"/>
        <w:bottom w:val="none" w:sz="0" w:space="0" w:color="auto"/>
        <w:right w:val="none" w:sz="0" w:space="0" w:color="auto"/>
      </w:divBdr>
    </w:div>
    <w:div w:id="90929707">
      <w:bodyDiv w:val="1"/>
      <w:marLeft w:val="0"/>
      <w:marRight w:val="0"/>
      <w:marTop w:val="0"/>
      <w:marBottom w:val="0"/>
      <w:divBdr>
        <w:top w:val="none" w:sz="0" w:space="0" w:color="auto"/>
        <w:left w:val="none" w:sz="0" w:space="0" w:color="auto"/>
        <w:bottom w:val="none" w:sz="0" w:space="0" w:color="auto"/>
        <w:right w:val="none" w:sz="0" w:space="0" w:color="auto"/>
      </w:divBdr>
    </w:div>
    <w:div w:id="110978172">
      <w:bodyDiv w:val="1"/>
      <w:marLeft w:val="0"/>
      <w:marRight w:val="0"/>
      <w:marTop w:val="0"/>
      <w:marBottom w:val="0"/>
      <w:divBdr>
        <w:top w:val="none" w:sz="0" w:space="0" w:color="auto"/>
        <w:left w:val="none" w:sz="0" w:space="0" w:color="auto"/>
        <w:bottom w:val="none" w:sz="0" w:space="0" w:color="auto"/>
        <w:right w:val="none" w:sz="0" w:space="0" w:color="auto"/>
      </w:divBdr>
    </w:div>
    <w:div w:id="115296692">
      <w:bodyDiv w:val="1"/>
      <w:marLeft w:val="0"/>
      <w:marRight w:val="0"/>
      <w:marTop w:val="0"/>
      <w:marBottom w:val="0"/>
      <w:divBdr>
        <w:top w:val="none" w:sz="0" w:space="0" w:color="auto"/>
        <w:left w:val="none" w:sz="0" w:space="0" w:color="auto"/>
        <w:bottom w:val="none" w:sz="0" w:space="0" w:color="auto"/>
        <w:right w:val="none" w:sz="0" w:space="0" w:color="auto"/>
      </w:divBdr>
    </w:div>
    <w:div w:id="136802807">
      <w:bodyDiv w:val="1"/>
      <w:marLeft w:val="0"/>
      <w:marRight w:val="0"/>
      <w:marTop w:val="0"/>
      <w:marBottom w:val="0"/>
      <w:divBdr>
        <w:top w:val="none" w:sz="0" w:space="0" w:color="auto"/>
        <w:left w:val="none" w:sz="0" w:space="0" w:color="auto"/>
        <w:bottom w:val="none" w:sz="0" w:space="0" w:color="auto"/>
        <w:right w:val="none" w:sz="0" w:space="0" w:color="auto"/>
      </w:divBdr>
    </w:div>
    <w:div w:id="139468159">
      <w:bodyDiv w:val="1"/>
      <w:marLeft w:val="0"/>
      <w:marRight w:val="0"/>
      <w:marTop w:val="0"/>
      <w:marBottom w:val="0"/>
      <w:divBdr>
        <w:top w:val="none" w:sz="0" w:space="0" w:color="auto"/>
        <w:left w:val="none" w:sz="0" w:space="0" w:color="auto"/>
        <w:bottom w:val="none" w:sz="0" w:space="0" w:color="auto"/>
        <w:right w:val="none" w:sz="0" w:space="0" w:color="auto"/>
      </w:divBdr>
    </w:div>
    <w:div w:id="140118510">
      <w:bodyDiv w:val="1"/>
      <w:marLeft w:val="0"/>
      <w:marRight w:val="0"/>
      <w:marTop w:val="0"/>
      <w:marBottom w:val="0"/>
      <w:divBdr>
        <w:top w:val="none" w:sz="0" w:space="0" w:color="auto"/>
        <w:left w:val="none" w:sz="0" w:space="0" w:color="auto"/>
        <w:bottom w:val="none" w:sz="0" w:space="0" w:color="auto"/>
        <w:right w:val="none" w:sz="0" w:space="0" w:color="auto"/>
      </w:divBdr>
    </w:div>
    <w:div w:id="141653250">
      <w:bodyDiv w:val="1"/>
      <w:marLeft w:val="0"/>
      <w:marRight w:val="0"/>
      <w:marTop w:val="0"/>
      <w:marBottom w:val="0"/>
      <w:divBdr>
        <w:top w:val="none" w:sz="0" w:space="0" w:color="auto"/>
        <w:left w:val="none" w:sz="0" w:space="0" w:color="auto"/>
        <w:bottom w:val="none" w:sz="0" w:space="0" w:color="auto"/>
        <w:right w:val="none" w:sz="0" w:space="0" w:color="auto"/>
      </w:divBdr>
    </w:div>
    <w:div w:id="146480772">
      <w:bodyDiv w:val="1"/>
      <w:marLeft w:val="0"/>
      <w:marRight w:val="0"/>
      <w:marTop w:val="0"/>
      <w:marBottom w:val="0"/>
      <w:divBdr>
        <w:top w:val="none" w:sz="0" w:space="0" w:color="auto"/>
        <w:left w:val="none" w:sz="0" w:space="0" w:color="auto"/>
        <w:bottom w:val="none" w:sz="0" w:space="0" w:color="auto"/>
        <w:right w:val="none" w:sz="0" w:space="0" w:color="auto"/>
      </w:divBdr>
    </w:div>
    <w:div w:id="159274782">
      <w:bodyDiv w:val="1"/>
      <w:marLeft w:val="0"/>
      <w:marRight w:val="0"/>
      <w:marTop w:val="0"/>
      <w:marBottom w:val="0"/>
      <w:divBdr>
        <w:top w:val="none" w:sz="0" w:space="0" w:color="auto"/>
        <w:left w:val="none" w:sz="0" w:space="0" w:color="auto"/>
        <w:bottom w:val="none" w:sz="0" w:space="0" w:color="auto"/>
        <w:right w:val="none" w:sz="0" w:space="0" w:color="auto"/>
      </w:divBdr>
    </w:div>
    <w:div w:id="164787217">
      <w:bodyDiv w:val="1"/>
      <w:marLeft w:val="0"/>
      <w:marRight w:val="0"/>
      <w:marTop w:val="0"/>
      <w:marBottom w:val="0"/>
      <w:divBdr>
        <w:top w:val="none" w:sz="0" w:space="0" w:color="auto"/>
        <w:left w:val="none" w:sz="0" w:space="0" w:color="auto"/>
        <w:bottom w:val="none" w:sz="0" w:space="0" w:color="auto"/>
        <w:right w:val="none" w:sz="0" w:space="0" w:color="auto"/>
      </w:divBdr>
    </w:div>
    <w:div w:id="172763257">
      <w:bodyDiv w:val="1"/>
      <w:marLeft w:val="0"/>
      <w:marRight w:val="0"/>
      <w:marTop w:val="0"/>
      <w:marBottom w:val="0"/>
      <w:divBdr>
        <w:top w:val="none" w:sz="0" w:space="0" w:color="auto"/>
        <w:left w:val="none" w:sz="0" w:space="0" w:color="auto"/>
        <w:bottom w:val="none" w:sz="0" w:space="0" w:color="auto"/>
        <w:right w:val="none" w:sz="0" w:space="0" w:color="auto"/>
      </w:divBdr>
    </w:div>
    <w:div w:id="175923163">
      <w:bodyDiv w:val="1"/>
      <w:marLeft w:val="0"/>
      <w:marRight w:val="0"/>
      <w:marTop w:val="0"/>
      <w:marBottom w:val="0"/>
      <w:divBdr>
        <w:top w:val="none" w:sz="0" w:space="0" w:color="auto"/>
        <w:left w:val="none" w:sz="0" w:space="0" w:color="auto"/>
        <w:bottom w:val="none" w:sz="0" w:space="0" w:color="auto"/>
        <w:right w:val="none" w:sz="0" w:space="0" w:color="auto"/>
      </w:divBdr>
    </w:div>
    <w:div w:id="200946698">
      <w:bodyDiv w:val="1"/>
      <w:marLeft w:val="0"/>
      <w:marRight w:val="0"/>
      <w:marTop w:val="0"/>
      <w:marBottom w:val="0"/>
      <w:divBdr>
        <w:top w:val="none" w:sz="0" w:space="0" w:color="auto"/>
        <w:left w:val="none" w:sz="0" w:space="0" w:color="auto"/>
        <w:bottom w:val="none" w:sz="0" w:space="0" w:color="auto"/>
        <w:right w:val="none" w:sz="0" w:space="0" w:color="auto"/>
      </w:divBdr>
    </w:div>
    <w:div w:id="218984295">
      <w:bodyDiv w:val="1"/>
      <w:marLeft w:val="0"/>
      <w:marRight w:val="0"/>
      <w:marTop w:val="0"/>
      <w:marBottom w:val="0"/>
      <w:divBdr>
        <w:top w:val="none" w:sz="0" w:space="0" w:color="auto"/>
        <w:left w:val="none" w:sz="0" w:space="0" w:color="auto"/>
        <w:bottom w:val="none" w:sz="0" w:space="0" w:color="auto"/>
        <w:right w:val="none" w:sz="0" w:space="0" w:color="auto"/>
      </w:divBdr>
    </w:div>
    <w:div w:id="227499034">
      <w:bodyDiv w:val="1"/>
      <w:marLeft w:val="0"/>
      <w:marRight w:val="0"/>
      <w:marTop w:val="0"/>
      <w:marBottom w:val="0"/>
      <w:divBdr>
        <w:top w:val="none" w:sz="0" w:space="0" w:color="auto"/>
        <w:left w:val="none" w:sz="0" w:space="0" w:color="auto"/>
        <w:bottom w:val="none" w:sz="0" w:space="0" w:color="auto"/>
        <w:right w:val="none" w:sz="0" w:space="0" w:color="auto"/>
      </w:divBdr>
    </w:div>
    <w:div w:id="231551737">
      <w:bodyDiv w:val="1"/>
      <w:marLeft w:val="0"/>
      <w:marRight w:val="0"/>
      <w:marTop w:val="0"/>
      <w:marBottom w:val="0"/>
      <w:divBdr>
        <w:top w:val="none" w:sz="0" w:space="0" w:color="auto"/>
        <w:left w:val="none" w:sz="0" w:space="0" w:color="auto"/>
        <w:bottom w:val="none" w:sz="0" w:space="0" w:color="auto"/>
        <w:right w:val="none" w:sz="0" w:space="0" w:color="auto"/>
      </w:divBdr>
    </w:div>
    <w:div w:id="240457696">
      <w:bodyDiv w:val="1"/>
      <w:marLeft w:val="0"/>
      <w:marRight w:val="0"/>
      <w:marTop w:val="0"/>
      <w:marBottom w:val="0"/>
      <w:divBdr>
        <w:top w:val="none" w:sz="0" w:space="0" w:color="auto"/>
        <w:left w:val="none" w:sz="0" w:space="0" w:color="auto"/>
        <w:bottom w:val="none" w:sz="0" w:space="0" w:color="auto"/>
        <w:right w:val="none" w:sz="0" w:space="0" w:color="auto"/>
      </w:divBdr>
    </w:div>
    <w:div w:id="243688580">
      <w:bodyDiv w:val="1"/>
      <w:marLeft w:val="0"/>
      <w:marRight w:val="0"/>
      <w:marTop w:val="0"/>
      <w:marBottom w:val="0"/>
      <w:divBdr>
        <w:top w:val="none" w:sz="0" w:space="0" w:color="auto"/>
        <w:left w:val="none" w:sz="0" w:space="0" w:color="auto"/>
        <w:bottom w:val="none" w:sz="0" w:space="0" w:color="auto"/>
        <w:right w:val="none" w:sz="0" w:space="0" w:color="auto"/>
      </w:divBdr>
    </w:div>
    <w:div w:id="245502593">
      <w:bodyDiv w:val="1"/>
      <w:marLeft w:val="0"/>
      <w:marRight w:val="0"/>
      <w:marTop w:val="0"/>
      <w:marBottom w:val="0"/>
      <w:divBdr>
        <w:top w:val="none" w:sz="0" w:space="0" w:color="auto"/>
        <w:left w:val="none" w:sz="0" w:space="0" w:color="auto"/>
        <w:bottom w:val="none" w:sz="0" w:space="0" w:color="auto"/>
        <w:right w:val="none" w:sz="0" w:space="0" w:color="auto"/>
      </w:divBdr>
    </w:div>
    <w:div w:id="358699773">
      <w:bodyDiv w:val="1"/>
      <w:marLeft w:val="0"/>
      <w:marRight w:val="0"/>
      <w:marTop w:val="0"/>
      <w:marBottom w:val="0"/>
      <w:divBdr>
        <w:top w:val="none" w:sz="0" w:space="0" w:color="auto"/>
        <w:left w:val="none" w:sz="0" w:space="0" w:color="auto"/>
        <w:bottom w:val="none" w:sz="0" w:space="0" w:color="auto"/>
        <w:right w:val="none" w:sz="0" w:space="0" w:color="auto"/>
      </w:divBdr>
    </w:div>
    <w:div w:id="358824445">
      <w:bodyDiv w:val="1"/>
      <w:marLeft w:val="0"/>
      <w:marRight w:val="0"/>
      <w:marTop w:val="0"/>
      <w:marBottom w:val="0"/>
      <w:divBdr>
        <w:top w:val="none" w:sz="0" w:space="0" w:color="auto"/>
        <w:left w:val="none" w:sz="0" w:space="0" w:color="auto"/>
        <w:bottom w:val="none" w:sz="0" w:space="0" w:color="auto"/>
        <w:right w:val="none" w:sz="0" w:space="0" w:color="auto"/>
      </w:divBdr>
    </w:div>
    <w:div w:id="361321427">
      <w:bodyDiv w:val="1"/>
      <w:marLeft w:val="0"/>
      <w:marRight w:val="0"/>
      <w:marTop w:val="0"/>
      <w:marBottom w:val="0"/>
      <w:divBdr>
        <w:top w:val="none" w:sz="0" w:space="0" w:color="auto"/>
        <w:left w:val="none" w:sz="0" w:space="0" w:color="auto"/>
        <w:bottom w:val="none" w:sz="0" w:space="0" w:color="auto"/>
        <w:right w:val="none" w:sz="0" w:space="0" w:color="auto"/>
      </w:divBdr>
    </w:div>
    <w:div w:id="386226851">
      <w:bodyDiv w:val="1"/>
      <w:marLeft w:val="0"/>
      <w:marRight w:val="0"/>
      <w:marTop w:val="0"/>
      <w:marBottom w:val="0"/>
      <w:divBdr>
        <w:top w:val="none" w:sz="0" w:space="0" w:color="auto"/>
        <w:left w:val="none" w:sz="0" w:space="0" w:color="auto"/>
        <w:bottom w:val="none" w:sz="0" w:space="0" w:color="auto"/>
        <w:right w:val="none" w:sz="0" w:space="0" w:color="auto"/>
      </w:divBdr>
    </w:div>
    <w:div w:id="413749583">
      <w:bodyDiv w:val="1"/>
      <w:marLeft w:val="0"/>
      <w:marRight w:val="0"/>
      <w:marTop w:val="0"/>
      <w:marBottom w:val="0"/>
      <w:divBdr>
        <w:top w:val="none" w:sz="0" w:space="0" w:color="auto"/>
        <w:left w:val="none" w:sz="0" w:space="0" w:color="auto"/>
        <w:bottom w:val="none" w:sz="0" w:space="0" w:color="auto"/>
        <w:right w:val="none" w:sz="0" w:space="0" w:color="auto"/>
      </w:divBdr>
    </w:div>
    <w:div w:id="435641472">
      <w:bodyDiv w:val="1"/>
      <w:marLeft w:val="0"/>
      <w:marRight w:val="0"/>
      <w:marTop w:val="0"/>
      <w:marBottom w:val="0"/>
      <w:divBdr>
        <w:top w:val="none" w:sz="0" w:space="0" w:color="auto"/>
        <w:left w:val="none" w:sz="0" w:space="0" w:color="auto"/>
        <w:bottom w:val="none" w:sz="0" w:space="0" w:color="auto"/>
        <w:right w:val="none" w:sz="0" w:space="0" w:color="auto"/>
      </w:divBdr>
    </w:div>
    <w:div w:id="437919712">
      <w:bodyDiv w:val="1"/>
      <w:marLeft w:val="0"/>
      <w:marRight w:val="0"/>
      <w:marTop w:val="0"/>
      <w:marBottom w:val="0"/>
      <w:divBdr>
        <w:top w:val="none" w:sz="0" w:space="0" w:color="auto"/>
        <w:left w:val="none" w:sz="0" w:space="0" w:color="auto"/>
        <w:bottom w:val="none" w:sz="0" w:space="0" w:color="auto"/>
        <w:right w:val="none" w:sz="0" w:space="0" w:color="auto"/>
      </w:divBdr>
    </w:div>
    <w:div w:id="443235327">
      <w:bodyDiv w:val="1"/>
      <w:marLeft w:val="0"/>
      <w:marRight w:val="0"/>
      <w:marTop w:val="0"/>
      <w:marBottom w:val="0"/>
      <w:divBdr>
        <w:top w:val="none" w:sz="0" w:space="0" w:color="auto"/>
        <w:left w:val="none" w:sz="0" w:space="0" w:color="auto"/>
        <w:bottom w:val="none" w:sz="0" w:space="0" w:color="auto"/>
        <w:right w:val="none" w:sz="0" w:space="0" w:color="auto"/>
      </w:divBdr>
    </w:div>
    <w:div w:id="448284899">
      <w:bodyDiv w:val="1"/>
      <w:marLeft w:val="0"/>
      <w:marRight w:val="0"/>
      <w:marTop w:val="0"/>
      <w:marBottom w:val="0"/>
      <w:divBdr>
        <w:top w:val="none" w:sz="0" w:space="0" w:color="auto"/>
        <w:left w:val="none" w:sz="0" w:space="0" w:color="auto"/>
        <w:bottom w:val="none" w:sz="0" w:space="0" w:color="auto"/>
        <w:right w:val="none" w:sz="0" w:space="0" w:color="auto"/>
      </w:divBdr>
    </w:div>
    <w:div w:id="460073660">
      <w:bodyDiv w:val="1"/>
      <w:marLeft w:val="0"/>
      <w:marRight w:val="0"/>
      <w:marTop w:val="0"/>
      <w:marBottom w:val="0"/>
      <w:divBdr>
        <w:top w:val="none" w:sz="0" w:space="0" w:color="auto"/>
        <w:left w:val="none" w:sz="0" w:space="0" w:color="auto"/>
        <w:bottom w:val="none" w:sz="0" w:space="0" w:color="auto"/>
        <w:right w:val="none" w:sz="0" w:space="0" w:color="auto"/>
      </w:divBdr>
    </w:div>
    <w:div w:id="465204698">
      <w:bodyDiv w:val="1"/>
      <w:marLeft w:val="0"/>
      <w:marRight w:val="0"/>
      <w:marTop w:val="0"/>
      <w:marBottom w:val="0"/>
      <w:divBdr>
        <w:top w:val="none" w:sz="0" w:space="0" w:color="auto"/>
        <w:left w:val="none" w:sz="0" w:space="0" w:color="auto"/>
        <w:bottom w:val="none" w:sz="0" w:space="0" w:color="auto"/>
        <w:right w:val="none" w:sz="0" w:space="0" w:color="auto"/>
      </w:divBdr>
    </w:div>
    <w:div w:id="471366618">
      <w:bodyDiv w:val="1"/>
      <w:marLeft w:val="0"/>
      <w:marRight w:val="0"/>
      <w:marTop w:val="0"/>
      <w:marBottom w:val="0"/>
      <w:divBdr>
        <w:top w:val="none" w:sz="0" w:space="0" w:color="auto"/>
        <w:left w:val="none" w:sz="0" w:space="0" w:color="auto"/>
        <w:bottom w:val="none" w:sz="0" w:space="0" w:color="auto"/>
        <w:right w:val="none" w:sz="0" w:space="0" w:color="auto"/>
      </w:divBdr>
    </w:div>
    <w:div w:id="487016259">
      <w:bodyDiv w:val="1"/>
      <w:marLeft w:val="0"/>
      <w:marRight w:val="0"/>
      <w:marTop w:val="0"/>
      <w:marBottom w:val="0"/>
      <w:divBdr>
        <w:top w:val="none" w:sz="0" w:space="0" w:color="auto"/>
        <w:left w:val="none" w:sz="0" w:space="0" w:color="auto"/>
        <w:bottom w:val="none" w:sz="0" w:space="0" w:color="auto"/>
        <w:right w:val="none" w:sz="0" w:space="0" w:color="auto"/>
      </w:divBdr>
    </w:div>
    <w:div w:id="489174397">
      <w:bodyDiv w:val="1"/>
      <w:marLeft w:val="0"/>
      <w:marRight w:val="0"/>
      <w:marTop w:val="0"/>
      <w:marBottom w:val="0"/>
      <w:divBdr>
        <w:top w:val="none" w:sz="0" w:space="0" w:color="auto"/>
        <w:left w:val="none" w:sz="0" w:space="0" w:color="auto"/>
        <w:bottom w:val="none" w:sz="0" w:space="0" w:color="auto"/>
        <w:right w:val="none" w:sz="0" w:space="0" w:color="auto"/>
      </w:divBdr>
    </w:div>
    <w:div w:id="514147820">
      <w:bodyDiv w:val="1"/>
      <w:marLeft w:val="0"/>
      <w:marRight w:val="0"/>
      <w:marTop w:val="0"/>
      <w:marBottom w:val="0"/>
      <w:divBdr>
        <w:top w:val="none" w:sz="0" w:space="0" w:color="auto"/>
        <w:left w:val="none" w:sz="0" w:space="0" w:color="auto"/>
        <w:bottom w:val="none" w:sz="0" w:space="0" w:color="auto"/>
        <w:right w:val="none" w:sz="0" w:space="0" w:color="auto"/>
      </w:divBdr>
    </w:div>
    <w:div w:id="538128404">
      <w:bodyDiv w:val="1"/>
      <w:marLeft w:val="0"/>
      <w:marRight w:val="0"/>
      <w:marTop w:val="0"/>
      <w:marBottom w:val="0"/>
      <w:divBdr>
        <w:top w:val="none" w:sz="0" w:space="0" w:color="auto"/>
        <w:left w:val="none" w:sz="0" w:space="0" w:color="auto"/>
        <w:bottom w:val="none" w:sz="0" w:space="0" w:color="auto"/>
        <w:right w:val="none" w:sz="0" w:space="0" w:color="auto"/>
      </w:divBdr>
    </w:div>
    <w:div w:id="546601756">
      <w:bodyDiv w:val="1"/>
      <w:marLeft w:val="0"/>
      <w:marRight w:val="0"/>
      <w:marTop w:val="0"/>
      <w:marBottom w:val="0"/>
      <w:divBdr>
        <w:top w:val="none" w:sz="0" w:space="0" w:color="auto"/>
        <w:left w:val="none" w:sz="0" w:space="0" w:color="auto"/>
        <w:bottom w:val="none" w:sz="0" w:space="0" w:color="auto"/>
        <w:right w:val="none" w:sz="0" w:space="0" w:color="auto"/>
      </w:divBdr>
    </w:div>
    <w:div w:id="566573214">
      <w:bodyDiv w:val="1"/>
      <w:marLeft w:val="0"/>
      <w:marRight w:val="0"/>
      <w:marTop w:val="0"/>
      <w:marBottom w:val="0"/>
      <w:divBdr>
        <w:top w:val="none" w:sz="0" w:space="0" w:color="auto"/>
        <w:left w:val="none" w:sz="0" w:space="0" w:color="auto"/>
        <w:bottom w:val="none" w:sz="0" w:space="0" w:color="auto"/>
        <w:right w:val="none" w:sz="0" w:space="0" w:color="auto"/>
      </w:divBdr>
    </w:div>
    <w:div w:id="577446869">
      <w:bodyDiv w:val="1"/>
      <w:marLeft w:val="0"/>
      <w:marRight w:val="0"/>
      <w:marTop w:val="0"/>
      <w:marBottom w:val="0"/>
      <w:divBdr>
        <w:top w:val="none" w:sz="0" w:space="0" w:color="auto"/>
        <w:left w:val="none" w:sz="0" w:space="0" w:color="auto"/>
        <w:bottom w:val="none" w:sz="0" w:space="0" w:color="auto"/>
        <w:right w:val="none" w:sz="0" w:space="0" w:color="auto"/>
      </w:divBdr>
    </w:div>
    <w:div w:id="601453108">
      <w:bodyDiv w:val="1"/>
      <w:marLeft w:val="0"/>
      <w:marRight w:val="0"/>
      <w:marTop w:val="0"/>
      <w:marBottom w:val="0"/>
      <w:divBdr>
        <w:top w:val="none" w:sz="0" w:space="0" w:color="auto"/>
        <w:left w:val="none" w:sz="0" w:space="0" w:color="auto"/>
        <w:bottom w:val="none" w:sz="0" w:space="0" w:color="auto"/>
        <w:right w:val="none" w:sz="0" w:space="0" w:color="auto"/>
      </w:divBdr>
    </w:div>
    <w:div w:id="614411290">
      <w:bodyDiv w:val="1"/>
      <w:marLeft w:val="0"/>
      <w:marRight w:val="0"/>
      <w:marTop w:val="0"/>
      <w:marBottom w:val="0"/>
      <w:divBdr>
        <w:top w:val="none" w:sz="0" w:space="0" w:color="auto"/>
        <w:left w:val="none" w:sz="0" w:space="0" w:color="auto"/>
        <w:bottom w:val="none" w:sz="0" w:space="0" w:color="auto"/>
        <w:right w:val="none" w:sz="0" w:space="0" w:color="auto"/>
      </w:divBdr>
    </w:div>
    <w:div w:id="619530231">
      <w:bodyDiv w:val="1"/>
      <w:marLeft w:val="0"/>
      <w:marRight w:val="0"/>
      <w:marTop w:val="0"/>
      <w:marBottom w:val="0"/>
      <w:divBdr>
        <w:top w:val="none" w:sz="0" w:space="0" w:color="auto"/>
        <w:left w:val="none" w:sz="0" w:space="0" w:color="auto"/>
        <w:bottom w:val="none" w:sz="0" w:space="0" w:color="auto"/>
        <w:right w:val="none" w:sz="0" w:space="0" w:color="auto"/>
      </w:divBdr>
    </w:div>
    <w:div w:id="644159690">
      <w:bodyDiv w:val="1"/>
      <w:marLeft w:val="0"/>
      <w:marRight w:val="0"/>
      <w:marTop w:val="0"/>
      <w:marBottom w:val="0"/>
      <w:divBdr>
        <w:top w:val="none" w:sz="0" w:space="0" w:color="auto"/>
        <w:left w:val="none" w:sz="0" w:space="0" w:color="auto"/>
        <w:bottom w:val="none" w:sz="0" w:space="0" w:color="auto"/>
        <w:right w:val="none" w:sz="0" w:space="0" w:color="auto"/>
      </w:divBdr>
      <w:divsChild>
        <w:div w:id="1561742836">
          <w:marLeft w:val="0"/>
          <w:marRight w:val="0"/>
          <w:marTop w:val="0"/>
          <w:marBottom w:val="0"/>
          <w:divBdr>
            <w:top w:val="none" w:sz="0" w:space="0" w:color="auto"/>
            <w:left w:val="none" w:sz="0" w:space="0" w:color="auto"/>
            <w:bottom w:val="none" w:sz="0" w:space="0" w:color="auto"/>
            <w:right w:val="none" w:sz="0" w:space="0" w:color="auto"/>
          </w:divBdr>
          <w:divsChild>
            <w:div w:id="1366713428">
              <w:marLeft w:val="0"/>
              <w:marRight w:val="0"/>
              <w:marTop w:val="0"/>
              <w:marBottom w:val="0"/>
              <w:divBdr>
                <w:top w:val="none" w:sz="0" w:space="0" w:color="auto"/>
                <w:left w:val="none" w:sz="0" w:space="0" w:color="auto"/>
                <w:bottom w:val="none" w:sz="0" w:space="0" w:color="auto"/>
                <w:right w:val="none" w:sz="0" w:space="0" w:color="auto"/>
              </w:divBdr>
            </w:div>
            <w:div w:id="92938407">
              <w:marLeft w:val="0"/>
              <w:marRight w:val="0"/>
              <w:marTop w:val="0"/>
              <w:marBottom w:val="0"/>
              <w:divBdr>
                <w:top w:val="none" w:sz="0" w:space="0" w:color="auto"/>
                <w:left w:val="none" w:sz="0" w:space="0" w:color="auto"/>
                <w:bottom w:val="none" w:sz="0" w:space="0" w:color="auto"/>
                <w:right w:val="none" w:sz="0" w:space="0" w:color="auto"/>
              </w:divBdr>
            </w:div>
            <w:div w:id="638458242">
              <w:marLeft w:val="0"/>
              <w:marRight w:val="0"/>
              <w:marTop w:val="0"/>
              <w:marBottom w:val="0"/>
              <w:divBdr>
                <w:top w:val="none" w:sz="0" w:space="0" w:color="auto"/>
                <w:left w:val="none" w:sz="0" w:space="0" w:color="auto"/>
                <w:bottom w:val="none" w:sz="0" w:space="0" w:color="auto"/>
                <w:right w:val="none" w:sz="0" w:space="0" w:color="auto"/>
              </w:divBdr>
            </w:div>
            <w:div w:id="523514761">
              <w:marLeft w:val="0"/>
              <w:marRight w:val="0"/>
              <w:marTop w:val="0"/>
              <w:marBottom w:val="0"/>
              <w:divBdr>
                <w:top w:val="none" w:sz="0" w:space="0" w:color="auto"/>
                <w:left w:val="none" w:sz="0" w:space="0" w:color="auto"/>
                <w:bottom w:val="none" w:sz="0" w:space="0" w:color="auto"/>
                <w:right w:val="none" w:sz="0" w:space="0" w:color="auto"/>
              </w:divBdr>
            </w:div>
            <w:div w:id="420225421">
              <w:marLeft w:val="0"/>
              <w:marRight w:val="0"/>
              <w:marTop w:val="0"/>
              <w:marBottom w:val="0"/>
              <w:divBdr>
                <w:top w:val="none" w:sz="0" w:space="0" w:color="auto"/>
                <w:left w:val="none" w:sz="0" w:space="0" w:color="auto"/>
                <w:bottom w:val="none" w:sz="0" w:space="0" w:color="auto"/>
                <w:right w:val="none" w:sz="0" w:space="0" w:color="auto"/>
              </w:divBdr>
            </w:div>
            <w:div w:id="633144381">
              <w:marLeft w:val="0"/>
              <w:marRight w:val="0"/>
              <w:marTop w:val="0"/>
              <w:marBottom w:val="0"/>
              <w:divBdr>
                <w:top w:val="none" w:sz="0" w:space="0" w:color="auto"/>
                <w:left w:val="none" w:sz="0" w:space="0" w:color="auto"/>
                <w:bottom w:val="none" w:sz="0" w:space="0" w:color="auto"/>
                <w:right w:val="none" w:sz="0" w:space="0" w:color="auto"/>
              </w:divBdr>
            </w:div>
            <w:div w:id="538709315">
              <w:marLeft w:val="0"/>
              <w:marRight w:val="0"/>
              <w:marTop w:val="0"/>
              <w:marBottom w:val="0"/>
              <w:divBdr>
                <w:top w:val="none" w:sz="0" w:space="0" w:color="auto"/>
                <w:left w:val="none" w:sz="0" w:space="0" w:color="auto"/>
                <w:bottom w:val="none" w:sz="0" w:space="0" w:color="auto"/>
                <w:right w:val="none" w:sz="0" w:space="0" w:color="auto"/>
              </w:divBdr>
            </w:div>
            <w:div w:id="1527938831">
              <w:marLeft w:val="0"/>
              <w:marRight w:val="0"/>
              <w:marTop w:val="0"/>
              <w:marBottom w:val="0"/>
              <w:divBdr>
                <w:top w:val="none" w:sz="0" w:space="0" w:color="auto"/>
                <w:left w:val="none" w:sz="0" w:space="0" w:color="auto"/>
                <w:bottom w:val="none" w:sz="0" w:space="0" w:color="auto"/>
                <w:right w:val="none" w:sz="0" w:space="0" w:color="auto"/>
              </w:divBdr>
            </w:div>
            <w:div w:id="30108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42813">
      <w:bodyDiv w:val="1"/>
      <w:marLeft w:val="0"/>
      <w:marRight w:val="0"/>
      <w:marTop w:val="0"/>
      <w:marBottom w:val="0"/>
      <w:divBdr>
        <w:top w:val="none" w:sz="0" w:space="0" w:color="auto"/>
        <w:left w:val="none" w:sz="0" w:space="0" w:color="auto"/>
        <w:bottom w:val="none" w:sz="0" w:space="0" w:color="auto"/>
        <w:right w:val="none" w:sz="0" w:space="0" w:color="auto"/>
      </w:divBdr>
    </w:div>
    <w:div w:id="656954098">
      <w:bodyDiv w:val="1"/>
      <w:marLeft w:val="0"/>
      <w:marRight w:val="0"/>
      <w:marTop w:val="0"/>
      <w:marBottom w:val="0"/>
      <w:divBdr>
        <w:top w:val="none" w:sz="0" w:space="0" w:color="auto"/>
        <w:left w:val="none" w:sz="0" w:space="0" w:color="auto"/>
        <w:bottom w:val="none" w:sz="0" w:space="0" w:color="auto"/>
        <w:right w:val="none" w:sz="0" w:space="0" w:color="auto"/>
      </w:divBdr>
    </w:div>
    <w:div w:id="667831651">
      <w:bodyDiv w:val="1"/>
      <w:marLeft w:val="0"/>
      <w:marRight w:val="0"/>
      <w:marTop w:val="0"/>
      <w:marBottom w:val="0"/>
      <w:divBdr>
        <w:top w:val="none" w:sz="0" w:space="0" w:color="auto"/>
        <w:left w:val="none" w:sz="0" w:space="0" w:color="auto"/>
        <w:bottom w:val="none" w:sz="0" w:space="0" w:color="auto"/>
        <w:right w:val="none" w:sz="0" w:space="0" w:color="auto"/>
      </w:divBdr>
    </w:div>
    <w:div w:id="669988834">
      <w:bodyDiv w:val="1"/>
      <w:marLeft w:val="0"/>
      <w:marRight w:val="0"/>
      <w:marTop w:val="0"/>
      <w:marBottom w:val="0"/>
      <w:divBdr>
        <w:top w:val="none" w:sz="0" w:space="0" w:color="auto"/>
        <w:left w:val="none" w:sz="0" w:space="0" w:color="auto"/>
        <w:bottom w:val="none" w:sz="0" w:space="0" w:color="auto"/>
        <w:right w:val="none" w:sz="0" w:space="0" w:color="auto"/>
      </w:divBdr>
    </w:div>
    <w:div w:id="676033873">
      <w:bodyDiv w:val="1"/>
      <w:marLeft w:val="0"/>
      <w:marRight w:val="0"/>
      <w:marTop w:val="0"/>
      <w:marBottom w:val="0"/>
      <w:divBdr>
        <w:top w:val="none" w:sz="0" w:space="0" w:color="auto"/>
        <w:left w:val="none" w:sz="0" w:space="0" w:color="auto"/>
        <w:bottom w:val="none" w:sz="0" w:space="0" w:color="auto"/>
        <w:right w:val="none" w:sz="0" w:space="0" w:color="auto"/>
      </w:divBdr>
    </w:div>
    <w:div w:id="713193107">
      <w:bodyDiv w:val="1"/>
      <w:marLeft w:val="0"/>
      <w:marRight w:val="0"/>
      <w:marTop w:val="0"/>
      <w:marBottom w:val="0"/>
      <w:divBdr>
        <w:top w:val="none" w:sz="0" w:space="0" w:color="auto"/>
        <w:left w:val="none" w:sz="0" w:space="0" w:color="auto"/>
        <w:bottom w:val="none" w:sz="0" w:space="0" w:color="auto"/>
        <w:right w:val="none" w:sz="0" w:space="0" w:color="auto"/>
      </w:divBdr>
    </w:div>
    <w:div w:id="722800406">
      <w:bodyDiv w:val="1"/>
      <w:marLeft w:val="0"/>
      <w:marRight w:val="0"/>
      <w:marTop w:val="0"/>
      <w:marBottom w:val="0"/>
      <w:divBdr>
        <w:top w:val="none" w:sz="0" w:space="0" w:color="auto"/>
        <w:left w:val="none" w:sz="0" w:space="0" w:color="auto"/>
        <w:bottom w:val="none" w:sz="0" w:space="0" w:color="auto"/>
        <w:right w:val="none" w:sz="0" w:space="0" w:color="auto"/>
      </w:divBdr>
    </w:div>
    <w:div w:id="733821877">
      <w:bodyDiv w:val="1"/>
      <w:marLeft w:val="0"/>
      <w:marRight w:val="0"/>
      <w:marTop w:val="0"/>
      <w:marBottom w:val="0"/>
      <w:divBdr>
        <w:top w:val="none" w:sz="0" w:space="0" w:color="auto"/>
        <w:left w:val="none" w:sz="0" w:space="0" w:color="auto"/>
        <w:bottom w:val="none" w:sz="0" w:space="0" w:color="auto"/>
        <w:right w:val="none" w:sz="0" w:space="0" w:color="auto"/>
      </w:divBdr>
    </w:div>
    <w:div w:id="736629368">
      <w:bodyDiv w:val="1"/>
      <w:marLeft w:val="0"/>
      <w:marRight w:val="0"/>
      <w:marTop w:val="0"/>
      <w:marBottom w:val="0"/>
      <w:divBdr>
        <w:top w:val="none" w:sz="0" w:space="0" w:color="auto"/>
        <w:left w:val="none" w:sz="0" w:space="0" w:color="auto"/>
        <w:bottom w:val="none" w:sz="0" w:space="0" w:color="auto"/>
        <w:right w:val="none" w:sz="0" w:space="0" w:color="auto"/>
      </w:divBdr>
    </w:div>
    <w:div w:id="745565662">
      <w:bodyDiv w:val="1"/>
      <w:marLeft w:val="0"/>
      <w:marRight w:val="0"/>
      <w:marTop w:val="0"/>
      <w:marBottom w:val="0"/>
      <w:divBdr>
        <w:top w:val="none" w:sz="0" w:space="0" w:color="auto"/>
        <w:left w:val="none" w:sz="0" w:space="0" w:color="auto"/>
        <w:bottom w:val="none" w:sz="0" w:space="0" w:color="auto"/>
        <w:right w:val="none" w:sz="0" w:space="0" w:color="auto"/>
      </w:divBdr>
    </w:div>
    <w:div w:id="752893672">
      <w:bodyDiv w:val="1"/>
      <w:marLeft w:val="0"/>
      <w:marRight w:val="0"/>
      <w:marTop w:val="0"/>
      <w:marBottom w:val="0"/>
      <w:divBdr>
        <w:top w:val="none" w:sz="0" w:space="0" w:color="auto"/>
        <w:left w:val="none" w:sz="0" w:space="0" w:color="auto"/>
        <w:bottom w:val="none" w:sz="0" w:space="0" w:color="auto"/>
        <w:right w:val="none" w:sz="0" w:space="0" w:color="auto"/>
      </w:divBdr>
    </w:div>
    <w:div w:id="762337043">
      <w:bodyDiv w:val="1"/>
      <w:marLeft w:val="0"/>
      <w:marRight w:val="0"/>
      <w:marTop w:val="0"/>
      <w:marBottom w:val="0"/>
      <w:divBdr>
        <w:top w:val="none" w:sz="0" w:space="0" w:color="auto"/>
        <w:left w:val="none" w:sz="0" w:space="0" w:color="auto"/>
        <w:bottom w:val="none" w:sz="0" w:space="0" w:color="auto"/>
        <w:right w:val="none" w:sz="0" w:space="0" w:color="auto"/>
      </w:divBdr>
    </w:div>
    <w:div w:id="793064147">
      <w:bodyDiv w:val="1"/>
      <w:marLeft w:val="0"/>
      <w:marRight w:val="0"/>
      <w:marTop w:val="0"/>
      <w:marBottom w:val="0"/>
      <w:divBdr>
        <w:top w:val="none" w:sz="0" w:space="0" w:color="auto"/>
        <w:left w:val="none" w:sz="0" w:space="0" w:color="auto"/>
        <w:bottom w:val="none" w:sz="0" w:space="0" w:color="auto"/>
        <w:right w:val="none" w:sz="0" w:space="0" w:color="auto"/>
      </w:divBdr>
    </w:div>
    <w:div w:id="804276661">
      <w:bodyDiv w:val="1"/>
      <w:marLeft w:val="0"/>
      <w:marRight w:val="0"/>
      <w:marTop w:val="0"/>
      <w:marBottom w:val="0"/>
      <w:divBdr>
        <w:top w:val="none" w:sz="0" w:space="0" w:color="auto"/>
        <w:left w:val="none" w:sz="0" w:space="0" w:color="auto"/>
        <w:bottom w:val="none" w:sz="0" w:space="0" w:color="auto"/>
        <w:right w:val="none" w:sz="0" w:space="0" w:color="auto"/>
      </w:divBdr>
    </w:div>
    <w:div w:id="816606843">
      <w:bodyDiv w:val="1"/>
      <w:marLeft w:val="0"/>
      <w:marRight w:val="0"/>
      <w:marTop w:val="0"/>
      <w:marBottom w:val="0"/>
      <w:divBdr>
        <w:top w:val="none" w:sz="0" w:space="0" w:color="auto"/>
        <w:left w:val="none" w:sz="0" w:space="0" w:color="auto"/>
        <w:bottom w:val="none" w:sz="0" w:space="0" w:color="auto"/>
        <w:right w:val="none" w:sz="0" w:space="0" w:color="auto"/>
      </w:divBdr>
    </w:div>
    <w:div w:id="841967198">
      <w:bodyDiv w:val="1"/>
      <w:marLeft w:val="0"/>
      <w:marRight w:val="0"/>
      <w:marTop w:val="0"/>
      <w:marBottom w:val="0"/>
      <w:divBdr>
        <w:top w:val="none" w:sz="0" w:space="0" w:color="auto"/>
        <w:left w:val="none" w:sz="0" w:space="0" w:color="auto"/>
        <w:bottom w:val="none" w:sz="0" w:space="0" w:color="auto"/>
        <w:right w:val="none" w:sz="0" w:space="0" w:color="auto"/>
      </w:divBdr>
    </w:div>
    <w:div w:id="856774605">
      <w:bodyDiv w:val="1"/>
      <w:marLeft w:val="0"/>
      <w:marRight w:val="0"/>
      <w:marTop w:val="0"/>
      <w:marBottom w:val="0"/>
      <w:divBdr>
        <w:top w:val="none" w:sz="0" w:space="0" w:color="auto"/>
        <w:left w:val="none" w:sz="0" w:space="0" w:color="auto"/>
        <w:bottom w:val="none" w:sz="0" w:space="0" w:color="auto"/>
        <w:right w:val="none" w:sz="0" w:space="0" w:color="auto"/>
      </w:divBdr>
    </w:div>
    <w:div w:id="860318838">
      <w:bodyDiv w:val="1"/>
      <w:marLeft w:val="0"/>
      <w:marRight w:val="0"/>
      <w:marTop w:val="0"/>
      <w:marBottom w:val="0"/>
      <w:divBdr>
        <w:top w:val="none" w:sz="0" w:space="0" w:color="auto"/>
        <w:left w:val="none" w:sz="0" w:space="0" w:color="auto"/>
        <w:bottom w:val="none" w:sz="0" w:space="0" w:color="auto"/>
        <w:right w:val="none" w:sz="0" w:space="0" w:color="auto"/>
      </w:divBdr>
    </w:div>
    <w:div w:id="863515772">
      <w:bodyDiv w:val="1"/>
      <w:marLeft w:val="0"/>
      <w:marRight w:val="0"/>
      <w:marTop w:val="0"/>
      <w:marBottom w:val="0"/>
      <w:divBdr>
        <w:top w:val="none" w:sz="0" w:space="0" w:color="auto"/>
        <w:left w:val="none" w:sz="0" w:space="0" w:color="auto"/>
        <w:bottom w:val="none" w:sz="0" w:space="0" w:color="auto"/>
        <w:right w:val="none" w:sz="0" w:space="0" w:color="auto"/>
      </w:divBdr>
    </w:div>
    <w:div w:id="874275608">
      <w:bodyDiv w:val="1"/>
      <w:marLeft w:val="0"/>
      <w:marRight w:val="0"/>
      <w:marTop w:val="0"/>
      <w:marBottom w:val="0"/>
      <w:divBdr>
        <w:top w:val="none" w:sz="0" w:space="0" w:color="auto"/>
        <w:left w:val="none" w:sz="0" w:space="0" w:color="auto"/>
        <w:bottom w:val="none" w:sz="0" w:space="0" w:color="auto"/>
        <w:right w:val="none" w:sz="0" w:space="0" w:color="auto"/>
      </w:divBdr>
    </w:div>
    <w:div w:id="879629977">
      <w:bodyDiv w:val="1"/>
      <w:marLeft w:val="0"/>
      <w:marRight w:val="0"/>
      <w:marTop w:val="0"/>
      <w:marBottom w:val="0"/>
      <w:divBdr>
        <w:top w:val="none" w:sz="0" w:space="0" w:color="auto"/>
        <w:left w:val="none" w:sz="0" w:space="0" w:color="auto"/>
        <w:bottom w:val="none" w:sz="0" w:space="0" w:color="auto"/>
        <w:right w:val="none" w:sz="0" w:space="0" w:color="auto"/>
      </w:divBdr>
    </w:div>
    <w:div w:id="882325663">
      <w:bodyDiv w:val="1"/>
      <w:marLeft w:val="0"/>
      <w:marRight w:val="0"/>
      <w:marTop w:val="0"/>
      <w:marBottom w:val="0"/>
      <w:divBdr>
        <w:top w:val="none" w:sz="0" w:space="0" w:color="auto"/>
        <w:left w:val="none" w:sz="0" w:space="0" w:color="auto"/>
        <w:bottom w:val="none" w:sz="0" w:space="0" w:color="auto"/>
        <w:right w:val="none" w:sz="0" w:space="0" w:color="auto"/>
      </w:divBdr>
    </w:div>
    <w:div w:id="899513353">
      <w:bodyDiv w:val="1"/>
      <w:marLeft w:val="0"/>
      <w:marRight w:val="0"/>
      <w:marTop w:val="0"/>
      <w:marBottom w:val="0"/>
      <w:divBdr>
        <w:top w:val="none" w:sz="0" w:space="0" w:color="auto"/>
        <w:left w:val="none" w:sz="0" w:space="0" w:color="auto"/>
        <w:bottom w:val="none" w:sz="0" w:space="0" w:color="auto"/>
        <w:right w:val="none" w:sz="0" w:space="0" w:color="auto"/>
      </w:divBdr>
    </w:div>
    <w:div w:id="920677459">
      <w:bodyDiv w:val="1"/>
      <w:marLeft w:val="0"/>
      <w:marRight w:val="0"/>
      <w:marTop w:val="0"/>
      <w:marBottom w:val="0"/>
      <w:divBdr>
        <w:top w:val="none" w:sz="0" w:space="0" w:color="auto"/>
        <w:left w:val="none" w:sz="0" w:space="0" w:color="auto"/>
        <w:bottom w:val="none" w:sz="0" w:space="0" w:color="auto"/>
        <w:right w:val="none" w:sz="0" w:space="0" w:color="auto"/>
      </w:divBdr>
    </w:div>
    <w:div w:id="926963516">
      <w:bodyDiv w:val="1"/>
      <w:marLeft w:val="0"/>
      <w:marRight w:val="0"/>
      <w:marTop w:val="0"/>
      <w:marBottom w:val="0"/>
      <w:divBdr>
        <w:top w:val="none" w:sz="0" w:space="0" w:color="auto"/>
        <w:left w:val="none" w:sz="0" w:space="0" w:color="auto"/>
        <w:bottom w:val="none" w:sz="0" w:space="0" w:color="auto"/>
        <w:right w:val="none" w:sz="0" w:space="0" w:color="auto"/>
      </w:divBdr>
    </w:div>
    <w:div w:id="948513428">
      <w:bodyDiv w:val="1"/>
      <w:marLeft w:val="0"/>
      <w:marRight w:val="0"/>
      <w:marTop w:val="0"/>
      <w:marBottom w:val="0"/>
      <w:divBdr>
        <w:top w:val="none" w:sz="0" w:space="0" w:color="auto"/>
        <w:left w:val="none" w:sz="0" w:space="0" w:color="auto"/>
        <w:bottom w:val="none" w:sz="0" w:space="0" w:color="auto"/>
        <w:right w:val="none" w:sz="0" w:space="0" w:color="auto"/>
      </w:divBdr>
    </w:div>
    <w:div w:id="948657247">
      <w:bodyDiv w:val="1"/>
      <w:marLeft w:val="0"/>
      <w:marRight w:val="0"/>
      <w:marTop w:val="0"/>
      <w:marBottom w:val="0"/>
      <w:divBdr>
        <w:top w:val="none" w:sz="0" w:space="0" w:color="auto"/>
        <w:left w:val="none" w:sz="0" w:space="0" w:color="auto"/>
        <w:bottom w:val="none" w:sz="0" w:space="0" w:color="auto"/>
        <w:right w:val="none" w:sz="0" w:space="0" w:color="auto"/>
      </w:divBdr>
    </w:div>
    <w:div w:id="948701276">
      <w:bodyDiv w:val="1"/>
      <w:marLeft w:val="0"/>
      <w:marRight w:val="0"/>
      <w:marTop w:val="0"/>
      <w:marBottom w:val="0"/>
      <w:divBdr>
        <w:top w:val="none" w:sz="0" w:space="0" w:color="auto"/>
        <w:left w:val="none" w:sz="0" w:space="0" w:color="auto"/>
        <w:bottom w:val="none" w:sz="0" w:space="0" w:color="auto"/>
        <w:right w:val="none" w:sz="0" w:space="0" w:color="auto"/>
      </w:divBdr>
    </w:div>
    <w:div w:id="954629347">
      <w:bodyDiv w:val="1"/>
      <w:marLeft w:val="0"/>
      <w:marRight w:val="0"/>
      <w:marTop w:val="0"/>
      <w:marBottom w:val="0"/>
      <w:divBdr>
        <w:top w:val="none" w:sz="0" w:space="0" w:color="auto"/>
        <w:left w:val="none" w:sz="0" w:space="0" w:color="auto"/>
        <w:bottom w:val="none" w:sz="0" w:space="0" w:color="auto"/>
        <w:right w:val="none" w:sz="0" w:space="0" w:color="auto"/>
      </w:divBdr>
    </w:div>
    <w:div w:id="954680151">
      <w:bodyDiv w:val="1"/>
      <w:marLeft w:val="0"/>
      <w:marRight w:val="0"/>
      <w:marTop w:val="0"/>
      <w:marBottom w:val="0"/>
      <w:divBdr>
        <w:top w:val="none" w:sz="0" w:space="0" w:color="auto"/>
        <w:left w:val="none" w:sz="0" w:space="0" w:color="auto"/>
        <w:bottom w:val="none" w:sz="0" w:space="0" w:color="auto"/>
        <w:right w:val="none" w:sz="0" w:space="0" w:color="auto"/>
      </w:divBdr>
    </w:div>
    <w:div w:id="977153535">
      <w:bodyDiv w:val="1"/>
      <w:marLeft w:val="0"/>
      <w:marRight w:val="0"/>
      <w:marTop w:val="0"/>
      <w:marBottom w:val="0"/>
      <w:divBdr>
        <w:top w:val="none" w:sz="0" w:space="0" w:color="auto"/>
        <w:left w:val="none" w:sz="0" w:space="0" w:color="auto"/>
        <w:bottom w:val="none" w:sz="0" w:space="0" w:color="auto"/>
        <w:right w:val="none" w:sz="0" w:space="0" w:color="auto"/>
      </w:divBdr>
    </w:div>
    <w:div w:id="993800728">
      <w:bodyDiv w:val="1"/>
      <w:marLeft w:val="0"/>
      <w:marRight w:val="0"/>
      <w:marTop w:val="0"/>
      <w:marBottom w:val="0"/>
      <w:divBdr>
        <w:top w:val="none" w:sz="0" w:space="0" w:color="auto"/>
        <w:left w:val="none" w:sz="0" w:space="0" w:color="auto"/>
        <w:bottom w:val="none" w:sz="0" w:space="0" w:color="auto"/>
        <w:right w:val="none" w:sz="0" w:space="0" w:color="auto"/>
      </w:divBdr>
      <w:divsChild>
        <w:div w:id="259217189">
          <w:marLeft w:val="0"/>
          <w:marRight w:val="0"/>
          <w:marTop w:val="0"/>
          <w:marBottom w:val="0"/>
          <w:divBdr>
            <w:top w:val="none" w:sz="0" w:space="0" w:color="auto"/>
            <w:left w:val="none" w:sz="0" w:space="0" w:color="auto"/>
            <w:bottom w:val="none" w:sz="0" w:space="0" w:color="auto"/>
            <w:right w:val="none" w:sz="0" w:space="0" w:color="auto"/>
          </w:divBdr>
          <w:divsChild>
            <w:div w:id="176010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169337">
      <w:bodyDiv w:val="1"/>
      <w:marLeft w:val="0"/>
      <w:marRight w:val="0"/>
      <w:marTop w:val="0"/>
      <w:marBottom w:val="0"/>
      <w:divBdr>
        <w:top w:val="none" w:sz="0" w:space="0" w:color="auto"/>
        <w:left w:val="none" w:sz="0" w:space="0" w:color="auto"/>
        <w:bottom w:val="none" w:sz="0" w:space="0" w:color="auto"/>
        <w:right w:val="none" w:sz="0" w:space="0" w:color="auto"/>
      </w:divBdr>
    </w:div>
    <w:div w:id="1010987447">
      <w:bodyDiv w:val="1"/>
      <w:marLeft w:val="0"/>
      <w:marRight w:val="0"/>
      <w:marTop w:val="0"/>
      <w:marBottom w:val="0"/>
      <w:divBdr>
        <w:top w:val="none" w:sz="0" w:space="0" w:color="auto"/>
        <w:left w:val="none" w:sz="0" w:space="0" w:color="auto"/>
        <w:bottom w:val="none" w:sz="0" w:space="0" w:color="auto"/>
        <w:right w:val="none" w:sz="0" w:space="0" w:color="auto"/>
      </w:divBdr>
    </w:div>
    <w:div w:id="1011301205">
      <w:bodyDiv w:val="1"/>
      <w:marLeft w:val="0"/>
      <w:marRight w:val="0"/>
      <w:marTop w:val="0"/>
      <w:marBottom w:val="0"/>
      <w:divBdr>
        <w:top w:val="none" w:sz="0" w:space="0" w:color="auto"/>
        <w:left w:val="none" w:sz="0" w:space="0" w:color="auto"/>
        <w:bottom w:val="none" w:sz="0" w:space="0" w:color="auto"/>
        <w:right w:val="none" w:sz="0" w:space="0" w:color="auto"/>
      </w:divBdr>
    </w:div>
    <w:div w:id="1065448291">
      <w:bodyDiv w:val="1"/>
      <w:marLeft w:val="0"/>
      <w:marRight w:val="0"/>
      <w:marTop w:val="0"/>
      <w:marBottom w:val="0"/>
      <w:divBdr>
        <w:top w:val="none" w:sz="0" w:space="0" w:color="auto"/>
        <w:left w:val="none" w:sz="0" w:space="0" w:color="auto"/>
        <w:bottom w:val="none" w:sz="0" w:space="0" w:color="auto"/>
        <w:right w:val="none" w:sz="0" w:space="0" w:color="auto"/>
      </w:divBdr>
    </w:div>
    <w:div w:id="1087380981">
      <w:bodyDiv w:val="1"/>
      <w:marLeft w:val="0"/>
      <w:marRight w:val="0"/>
      <w:marTop w:val="0"/>
      <w:marBottom w:val="0"/>
      <w:divBdr>
        <w:top w:val="none" w:sz="0" w:space="0" w:color="auto"/>
        <w:left w:val="none" w:sz="0" w:space="0" w:color="auto"/>
        <w:bottom w:val="none" w:sz="0" w:space="0" w:color="auto"/>
        <w:right w:val="none" w:sz="0" w:space="0" w:color="auto"/>
      </w:divBdr>
    </w:div>
    <w:div w:id="1094129088">
      <w:bodyDiv w:val="1"/>
      <w:marLeft w:val="0"/>
      <w:marRight w:val="0"/>
      <w:marTop w:val="0"/>
      <w:marBottom w:val="0"/>
      <w:divBdr>
        <w:top w:val="none" w:sz="0" w:space="0" w:color="auto"/>
        <w:left w:val="none" w:sz="0" w:space="0" w:color="auto"/>
        <w:bottom w:val="none" w:sz="0" w:space="0" w:color="auto"/>
        <w:right w:val="none" w:sz="0" w:space="0" w:color="auto"/>
      </w:divBdr>
    </w:div>
    <w:div w:id="1104420441">
      <w:bodyDiv w:val="1"/>
      <w:marLeft w:val="0"/>
      <w:marRight w:val="0"/>
      <w:marTop w:val="0"/>
      <w:marBottom w:val="0"/>
      <w:divBdr>
        <w:top w:val="none" w:sz="0" w:space="0" w:color="auto"/>
        <w:left w:val="none" w:sz="0" w:space="0" w:color="auto"/>
        <w:bottom w:val="none" w:sz="0" w:space="0" w:color="auto"/>
        <w:right w:val="none" w:sz="0" w:space="0" w:color="auto"/>
      </w:divBdr>
    </w:div>
    <w:div w:id="1115558997">
      <w:bodyDiv w:val="1"/>
      <w:marLeft w:val="0"/>
      <w:marRight w:val="0"/>
      <w:marTop w:val="0"/>
      <w:marBottom w:val="0"/>
      <w:divBdr>
        <w:top w:val="none" w:sz="0" w:space="0" w:color="auto"/>
        <w:left w:val="none" w:sz="0" w:space="0" w:color="auto"/>
        <w:bottom w:val="none" w:sz="0" w:space="0" w:color="auto"/>
        <w:right w:val="none" w:sz="0" w:space="0" w:color="auto"/>
      </w:divBdr>
    </w:div>
    <w:div w:id="1130705327">
      <w:bodyDiv w:val="1"/>
      <w:marLeft w:val="0"/>
      <w:marRight w:val="0"/>
      <w:marTop w:val="0"/>
      <w:marBottom w:val="0"/>
      <w:divBdr>
        <w:top w:val="none" w:sz="0" w:space="0" w:color="auto"/>
        <w:left w:val="none" w:sz="0" w:space="0" w:color="auto"/>
        <w:bottom w:val="none" w:sz="0" w:space="0" w:color="auto"/>
        <w:right w:val="none" w:sz="0" w:space="0" w:color="auto"/>
      </w:divBdr>
    </w:div>
    <w:div w:id="1138256268">
      <w:bodyDiv w:val="1"/>
      <w:marLeft w:val="0"/>
      <w:marRight w:val="0"/>
      <w:marTop w:val="0"/>
      <w:marBottom w:val="0"/>
      <w:divBdr>
        <w:top w:val="none" w:sz="0" w:space="0" w:color="auto"/>
        <w:left w:val="none" w:sz="0" w:space="0" w:color="auto"/>
        <w:bottom w:val="none" w:sz="0" w:space="0" w:color="auto"/>
        <w:right w:val="none" w:sz="0" w:space="0" w:color="auto"/>
      </w:divBdr>
    </w:div>
    <w:div w:id="1151630531">
      <w:bodyDiv w:val="1"/>
      <w:marLeft w:val="0"/>
      <w:marRight w:val="0"/>
      <w:marTop w:val="0"/>
      <w:marBottom w:val="0"/>
      <w:divBdr>
        <w:top w:val="none" w:sz="0" w:space="0" w:color="auto"/>
        <w:left w:val="none" w:sz="0" w:space="0" w:color="auto"/>
        <w:bottom w:val="none" w:sz="0" w:space="0" w:color="auto"/>
        <w:right w:val="none" w:sz="0" w:space="0" w:color="auto"/>
      </w:divBdr>
    </w:div>
    <w:div w:id="1155537767">
      <w:bodyDiv w:val="1"/>
      <w:marLeft w:val="0"/>
      <w:marRight w:val="0"/>
      <w:marTop w:val="0"/>
      <w:marBottom w:val="0"/>
      <w:divBdr>
        <w:top w:val="none" w:sz="0" w:space="0" w:color="auto"/>
        <w:left w:val="none" w:sz="0" w:space="0" w:color="auto"/>
        <w:bottom w:val="none" w:sz="0" w:space="0" w:color="auto"/>
        <w:right w:val="none" w:sz="0" w:space="0" w:color="auto"/>
      </w:divBdr>
    </w:div>
    <w:div w:id="1160577666">
      <w:bodyDiv w:val="1"/>
      <w:marLeft w:val="0"/>
      <w:marRight w:val="0"/>
      <w:marTop w:val="0"/>
      <w:marBottom w:val="0"/>
      <w:divBdr>
        <w:top w:val="none" w:sz="0" w:space="0" w:color="auto"/>
        <w:left w:val="none" w:sz="0" w:space="0" w:color="auto"/>
        <w:bottom w:val="none" w:sz="0" w:space="0" w:color="auto"/>
        <w:right w:val="none" w:sz="0" w:space="0" w:color="auto"/>
      </w:divBdr>
    </w:div>
    <w:div w:id="1178931817">
      <w:bodyDiv w:val="1"/>
      <w:marLeft w:val="0"/>
      <w:marRight w:val="0"/>
      <w:marTop w:val="0"/>
      <w:marBottom w:val="0"/>
      <w:divBdr>
        <w:top w:val="none" w:sz="0" w:space="0" w:color="auto"/>
        <w:left w:val="none" w:sz="0" w:space="0" w:color="auto"/>
        <w:bottom w:val="none" w:sz="0" w:space="0" w:color="auto"/>
        <w:right w:val="none" w:sz="0" w:space="0" w:color="auto"/>
      </w:divBdr>
    </w:div>
    <w:div w:id="1185174764">
      <w:bodyDiv w:val="1"/>
      <w:marLeft w:val="0"/>
      <w:marRight w:val="0"/>
      <w:marTop w:val="0"/>
      <w:marBottom w:val="0"/>
      <w:divBdr>
        <w:top w:val="none" w:sz="0" w:space="0" w:color="auto"/>
        <w:left w:val="none" w:sz="0" w:space="0" w:color="auto"/>
        <w:bottom w:val="none" w:sz="0" w:space="0" w:color="auto"/>
        <w:right w:val="none" w:sz="0" w:space="0" w:color="auto"/>
      </w:divBdr>
    </w:div>
    <w:div w:id="1199781414">
      <w:bodyDiv w:val="1"/>
      <w:marLeft w:val="0"/>
      <w:marRight w:val="0"/>
      <w:marTop w:val="0"/>
      <w:marBottom w:val="0"/>
      <w:divBdr>
        <w:top w:val="none" w:sz="0" w:space="0" w:color="auto"/>
        <w:left w:val="none" w:sz="0" w:space="0" w:color="auto"/>
        <w:bottom w:val="none" w:sz="0" w:space="0" w:color="auto"/>
        <w:right w:val="none" w:sz="0" w:space="0" w:color="auto"/>
      </w:divBdr>
    </w:div>
    <w:div w:id="1225991608">
      <w:bodyDiv w:val="1"/>
      <w:marLeft w:val="0"/>
      <w:marRight w:val="0"/>
      <w:marTop w:val="0"/>
      <w:marBottom w:val="0"/>
      <w:divBdr>
        <w:top w:val="none" w:sz="0" w:space="0" w:color="auto"/>
        <w:left w:val="none" w:sz="0" w:space="0" w:color="auto"/>
        <w:bottom w:val="none" w:sz="0" w:space="0" w:color="auto"/>
        <w:right w:val="none" w:sz="0" w:space="0" w:color="auto"/>
      </w:divBdr>
      <w:divsChild>
        <w:div w:id="91707630">
          <w:marLeft w:val="0"/>
          <w:marRight w:val="0"/>
          <w:marTop w:val="0"/>
          <w:marBottom w:val="0"/>
          <w:divBdr>
            <w:top w:val="none" w:sz="0" w:space="0" w:color="auto"/>
            <w:left w:val="none" w:sz="0" w:space="0" w:color="auto"/>
            <w:bottom w:val="none" w:sz="0" w:space="0" w:color="auto"/>
            <w:right w:val="none" w:sz="0" w:space="0" w:color="auto"/>
          </w:divBdr>
          <w:divsChild>
            <w:div w:id="56756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68178">
      <w:bodyDiv w:val="1"/>
      <w:marLeft w:val="0"/>
      <w:marRight w:val="0"/>
      <w:marTop w:val="0"/>
      <w:marBottom w:val="0"/>
      <w:divBdr>
        <w:top w:val="none" w:sz="0" w:space="0" w:color="auto"/>
        <w:left w:val="none" w:sz="0" w:space="0" w:color="auto"/>
        <w:bottom w:val="none" w:sz="0" w:space="0" w:color="auto"/>
        <w:right w:val="none" w:sz="0" w:space="0" w:color="auto"/>
      </w:divBdr>
    </w:div>
    <w:div w:id="1243417036">
      <w:bodyDiv w:val="1"/>
      <w:marLeft w:val="0"/>
      <w:marRight w:val="0"/>
      <w:marTop w:val="0"/>
      <w:marBottom w:val="0"/>
      <w:divBdr>
        <w:top w:val="none" w:sz="0" w:space="0" w:color="auto"/>
        <w:left w:val="none" w:sz="0" w:space="0" w:color="auto"/>
        <w:bottom w:val="none" w:sz="0" w:space="0" w:color="auto"/>
        <w:right w:val="none" w:sz="0" w:space="0" w:color="auto"/>
      </w:divBdr>
    </w:div>
    <w:div w:id="1250894203">
      <w:bodyDiv w:val="1"/>
      <w:marLeft w:val="0"/>
      <w:marRight w:val="0"/>
      <w:marTop w:val="0"/>
      <w:marBottom w:val="0"/>
      <w:divBdr>
        <w:top w:val="none" w:sz="0" w:space="0" w:color="auto"/>
        <w:left w:val="none" w:sz="0" w:space="0" w:color="auto"/>
        <w:bottom w:val="none" w:sz="0" w:space="0" w:color="auto"/>
        <w:right w:val="none" w:sz="0" w:space="0" w:color="auto"/>
      </w:divBdr>
    </w:div>
    <w:div w:id="1269048718">
      <w:bodyDiv w:val="1"/>
      <w:marLeft w:val="0"/>
      <w:marRight w:val="0"/>
      <w:marTop w:val="0"/>
      <w:marBottom w:val="0"/>
      <w:divBdr>
        <w:top w:val="none" w:sz="0" w:space="0" w:color="auto"/>
        <w:left w:val="none" w:sz="0" w:space="0" w:color="auto"/>
        <w:bottom w:val="none" w:sz="0" w:space="0" w:color="auto"/>
        <w:right w:val="none" w:sz="0" w:space="0" w:color="auto"/>
      </w:divBdr>
    </w:div>
    <w:div w:id="1274676433">
      <w:bodyDiv w:val="1"/>
      <w:marLeft w:val="0"/>
      <w:marRight w:val="0"/>
      <w:marTop w:val="0"/>
      <w:marBottom w:val="0"/>
      <w:divBdr>
        <w:top w:val="none" w:sz="0" w:space="0" w:color="auto"/>
        <w:left w:val="none" w:sz="0" w:space="0" w:color="auto"/>
        <w:bottom w:val="none" w:sz="0" w:space="0" w:color="auto"/>
        <w:right w:val="none" w:sz="0" w:space="0" w:color="auto"/>
      </w:divBdr>
    </w:div>
    <w:div w:id="1288704344">
      <w:bodyDiv w:val="1"/>
      <w:marLeft w:val="0"/>
      <w:marRight w:val="0"/>
      <w:marTop w:val="0"/>
      <w:marBottom w:val="0"/>
      <w:divBdr>
        <w:top w:val="none" w:sz="0" w:space="0" w:color="auto"/>
        <w:left w:val="none" w:sz="0" w:space="0" w:color="auto"/>
        <w:bottom w:val="none" w:sz="0" w:space="0" w:color="auto"/>
        <w:right w:val="none" w:sz="0" w:space="0" w:color="auto"/>
      </w:divBdr>
    </w:div>
    <w:div w:id="1289581550">
      <w:bodyDiv w:val="1"/>
      <w:marLeft w:val="0"/>
      <w:marRight w:val="0"/>
      <w:marTop w:val="0"/>
      <w:marBottom w:val="0"/>
      <w:divBdr>
        <w:top w:val="none" w:sz="0" w:space="0" w:color="auto"/>
        <w:left w:val="none" w:sz="0" w:space="0" w:color="auto"/>
        <w:bottom w:val="none" w:sz="0" w:space="0" w:color="auto"/>
        <w:right w:val="none" w:sz="0" w:space="0" w:color="auto"/>
      </w:divBdr>
    </w:div>
    <w:div w:id="1305811946">
      <w:bodyDiv w:val="1"/>
      <w:marLeft w:val="0"/>
      <w:marRight w:val="0"/>
      <w:marTop w:val="0"/>
      <w:marBottom w:val="0"/>
      <w:divBdr>
        <w:top w:val="none" w:sz="0" w:space="0" w:color="auto"/>
        <w:left w:val="none" w:sz="0" w:space="0" w:color="auto"/>
        <w:bottom w:val="none" w:sz="0" w:space="0" w:color="auto"/>
        <w:right w:val="none" w:sz="0" w:space="0" w:color="auto"/>
      </w:divBdr>
    </w:div>
    <w:div w:id="1309239680">
      <w:bodyDiv w:val="1"/>
      <w:marLeft w:val="0"/>
      <w:marRight w:val="0"/>
      <w:marTop w:val="0"/>
      <w:marBottom w:val="0"/>
      <w:divBdr>
        <w:top w:val="none" w:sz="0" w:space="0" w:color="auto"/>
        <w:left w:val="none" w:sz="0" w:space="0" w:color="auto"/>
        <w:bottom w:val="none" w:sz="0" w:space="0" w:color="auto"/>
        <w:right w:val="none" w:sz="0" w:space="0" w:color="auto"/>
      </w:divBdr>
    </w:div>
    <w:div w:id="1316496380">
      <w:bodyDiv w:val="1"/>
      <w:marLeft w:val="0"/>
      <w:marRight w:val="0"/>
      <w:marTop w:val="0"/>
      <w:marBottom w:val="0"/>
      <w:divBdr>
        <w:top w:val="none" w:sz="0" w:space="0" w:color="auto"/>
        <w:left w:val="none" w:sz="0" w:space="0" w:color="auto"/>
        <w:bottom w:val="none" w:sz="0" w:space="0" w:color="auto"/>
        <w:right w:val="none" w:sz="0" w:space="0" w:color="auto"/>
      </w:divBdr>
    </w:div>
    <w:div w:id="1360549182">
      <w:bodyDiv w:val="1"/>
      <w:marLeft w:val="0"/>
      <w:marRight w:val="0"/>
      <w:marTop w:val="0"/>
      <w:marBottom w:val="0"/>
      <w:divBdr>
        <w:top w:val="none" w:sz="0" w:space="0" w:color="auto"/>
        <w:left w:val="none" w:sz="0" w:space="0" w:color="auto"/>
        <w:bottom w:val="none" w:sz="0" w:space="0" w:color="auto"/>
        <w:right w:val="none" w:sz="0" w:space="0" w:color="auto"/>
      </w:divBdr>
    </w:div>
    <w:div w:id="1373648470">
      <w:bodyDiv w:val="1"/>
      <w:marLeft w:val="0"/>
      <w:marRight w:val="0"/>
      <w:marTop w:val="0"/>
      <w:marBottom w:val="0"/>
      <w:divBdr>
        <w:top w:val="none" w:sz="0" w:space="0" w:color="auto"/>
        <w:left w:val="none" w:sz="0" w:space="0" w:color="auto"/>
        <w:bottom w:val="none" w:sz="0" w:space="0" w:color="auto"/>
        <w:right w:val="none" w:sz="0" w:space="0" w:color="auto"/>
      </w:divBdr>
    </w:div>
    <w:div w:id="1373842487">
      <w:bodyDiv w:val="1"/>
      <w:marLeft w:val="0"/>
      <w:marRight w:val="0"/>
      <w:marTop w:val="0"/>
      <w:marBottom w:val="0"/>
      <w:divBdr>
        <w:top w:val="none" w:sz="0" w:space="0" w:color="auto"/>
        <w:left w:val="none" w:sz="0" w:space="0" w:color="auto"/>
        <w:bottom w:val="none" w:sz="0" w:space="0" w:color="auto"/>
        <w:right w:val="none" w:sz="0" w:space="0" w:color="auto"/>
      </w:divBdr>
    </w:div>
    <w:div w:id="1376196022">
      <w:bodyDiv w:val="1"/>
      <w:marLeft w:val="0"/>
      <w:marRight w:val="0"/>
      <w:marTop w:val="0"/>
      <w:marBottom w:val="0"/>
      <w:divBdr>
        <w:top w:val="none" w:sz="0" w:space="0" w:color="auto"/>
        <w:left w:val="none" w:sz="0" w:space="0" w:color="auto"/>
        <w:bottom w:val="none" w:sz="0" w:space="0" w:color="auto"/>
        <w:right w:val="none" w:sz="0" w:space="0" w:color="auto"/>
      </w:divBdr>
    </w:div>
    <w:div w:id="1385064218">
      <w:bodyDiv w:val="1"/>
      <w:marLeft w:val="0"/>
      <w:marRight w:val="0"/>
      <w:marTop w:val="0"/>
      <w:marBottom w:val="0"/>
      <w:divBdr>
        <w:top w:val="none" w:sz="0" w:space="0" w:color="auto"/>
        <w:left w:val="none" w:sz="0" w:space="0" w:color="auto"/>
        <w:bottom w:val="none" w:sz="0" w:space="0" w:color="auto"/>
        <w:right w:val="none" w:sz="0" w:space="0" w:color="auto"/>
      </w:divBdr>
    </w:div>
    <w:div w:id="1406613805">
      <w:bodyDiv w:val="1"/>
      <w:marLeft w:val="0"/>
      <w:marRight w:val="0"/>
      <w:marTop w:val="0"/>
      <w:marBottom w:val="0"/>
      <w:divBdr>
        <w:top w:val="none" w:sz="0" w:space="0" w:color="auto"/>
        <w:left w:val="none" w:sz="0" w:space="0" w:color="auto"/>
        <w:bottom w:val="none" w:sz="0" w:space="0" w:color="auto"/>
        <w:right w:val="none" w:sz="0" w:space="0" w:color="auto"/>
      </w:divBdr>
    </w:div>
    <w:div w:id="1421949158">
      <w:bodyDiv w:val="1"/>
      <w:marLeft w:val="0"/>
      <w:marRight w:val="0"/>
      <w:marTop w:val="0"/>
      <w:marBottom w:val="0"/>
      <w:divBdr>
        <w:top w:val="none" w:sz="0" w:space="0" w:color="auto"/>
        <w:left w:val="none" w:sz="0" w:space="0" w:color="auto"/>
        <w:bottom w:val="none" w:sz="0" w:space="0" w:color="auto"/>
        <w:right w:val="none" w:sz="0" w:space="0" w:color="auto"/>
      </w:divBdr>
    </w:div>
    <w:div w:id="1427769168">
      <w:bodyDiv w:val="1"/>
      <w:marLeft w:val="0"/>
      <w:marRight w:val="0"/>
      <w:marTop w:val="0"/>
      <w:marBottom w:val="0"/>
      <w:divBdr>
        <w:top w:val="none" w:sz="0" w:space="0" w:color="auto"/>
        <w:left w:val="none" w:sz="0" w:space="0" w:color="auto"/>
        <w:bottom w:val="none" w:sz="0" w:space="0" w:color="auto"/>
        <w:right w:val="none" w:sz="0" w:space="0" w:color="auto"/>
      </w:divBdr>
    </w:div>
    <w:div w:id="1431510897">
      <w:bodyDiv w:val="1"/>
      <w:marLeft w:val="0"/>
      <w:marRight w:val="0"/>
      <w:marTop w:val="0"/>
      <w:marBottom w:val="0"/>
      <w:divBdr>
        <w:top w:val="none" w:sz="0" w:space="0" w:color="auto"/>
        <w:left w:val="none" w:sz="0" w:space="0" w:color="auto"/>
        <w:bottom w:val="none" w:sz="0" w:space="0" w:color="auto"/>
        <w:right w:val="none" w:sz="0" w:space="0" w:color="auto"/>
      </w:divBdr>
    </w:div>
    <w:div w:id="1432969515">
      <w:bodyDiv w:val="1"/>
      <w:marLeft w:val="0"/>
      <w:marRight w:val="0"/>
      <w:marTop w:val="0"/>
      <w:marBottom w:val="0"/>
      <w:divBdr>
        <w:top w:val="none" w:sz="0" w:space="0" w:color="auto"/>
        <w:left w:val="none" w:sz="0" w:space="0" w:color="auto"/>
        <w:bottom w:val="none" w:sz="0" w:space="0" w:color="auto"/>
        <w:right w:val="none" w:sz="0" w:space="0" w:color="auto"/>
      </w:divBdr>
    </w:div>
    <w:div w:id="1459882443">
      <w:bodyDiv w:val="1"/>
      <w:marLeft w:val="0"/>
      <w:marRight w:val="0"/>
      <w:marTop w:val="0"/>
      <w:marBottom w:val="0"/>
      <w:divBdr>
        <w:top w:val="none" w:sz="0" w:space="0" w:color="auto"/>
        <w:left w:val="none" w:sz="0" w:space="0" w:color="auto"/>
        <w:bottom w:val="none" w:sz="0" w:space="0" w:color="auto"/>
        <w:right w:val="none" w:sz="0" w:space="0" w:color="auto"/>
      </w:divBdr>
    </w:div>
    <w:div w:id="1467624119">
      <w:bodyDiv w:val="1"/>
      <w:marLeft w:val="0"/>
      <w:marRight w:val="0"/>
      <w:marTop w:val="0"/>
      <w:marBottom w:val="0"/>
      <w:divBdr>
        <w:top w:val="none" w:sz="0" w:space="0" w:color="auto"/>
        <w:left w:val="none" w:sz="0" w:space="0" w:color="auto"/>
        <w:bottom w:val="none" w:sz="0" w:space="0" w:color="auto"/>
        <w:right w:val="none" w:sz="0" w:space="0" w:color="auto"/>
      </w:divBdr>
    </w:div>
    <w:div w:id="1474175033">
      <w:bodyDiv w:val="1"/>
      <w:marLeft w:val="0"/>
      <w:marRight w:val="0"/>
      <w:marTop w:val="0"/>
      <w:marBottom w:val="0"/>
      <w:divBdr>
        <w:top w:val="none" w:sz="0" w:space="0" w:color="auto"/>
        <w:left w:val="none" w:sz="0" w:space="0" w:color="auto"/>
        <w:bottom w:val="none" w:sz="0" w:space="0" w:color="auto"/>
        <w:right w:val="none" w:sz="0" w:space="0" w:color="auto"/>
      </w:divBdr>
      <w:divsChild>
        <w:div w:id="2137479463">
          <w:marLeft w:val="0"/>
          <w:marRight w:val="0"/>
          <w:marTop w:val="0"/>
          <w:marBottom w:val="0"/>
          <w:divBdr>
            <w:top w:val="none" w:sz="0" w:space="0" w:color="auto"/>
            <w:left w:val="none" w:sz="0" w:space="0" w:color="auto"/>
            <w:bottom w:val="none" w:sz="0" w:space="0" w:color="auto"/>
            <w:right w:val="none" w:sz="0" w:space="0" w:color="auto"/>
          </w:divBdr>
          <w:divsChild>
            <w:div w:id="73546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33680">
      <w:bodyDiv w:val="1"/>
      <w:marLeft w:val="0"/>
      <w:marRight w:val="0"/>
      <w:marTop w:val="0"/>
      <w:marBottom w:val="0"/>
      <w:divBdr>
        <w:top w:val="none" w:sz="0" w:space="0" w:color="auto"/>
        <w:left w:val="none" w:sz="0" w:space="0" w:color="auto"/>
        <w:bottom w:val="none" w:sz="0" w:space="0" w:color="auto"/>
        <w:right w:val="none" w:sz="0" w:space="0" w:color="auto"/>
      </w:divBdr>
    </w:div>
    <w:div w:id="1494908363">
      <w:bodyDiv w:val="1"/>
      <w:marLeft w:val="0"/>
      <w:marRight w:val="0"/>
      <w:marTop w:val="0"/>
      <w:marBottom w:val="0"/>
      <w:divBdr>
        <w:top w:val="none" w:sz="0" w:space="0" w:color="auto"/>
        <w:left w:val="none" w:sz="0" w:space="0" w:color="auto"/>
        <w:bottom w:val="none" w:sz="0" w:space="0" w:color="auto"/>
        <w:right w:val="none" w:sz="0" w:space="0" w:color="auto"/>
      </w:divBdr>
    </w:div>
    <w:div w:id="1506553723">
      <w:bodyDiv w:val="1"/>
      <w:marLeft w:val="0"/>
      <w:marRight w:val="0"/>
      <w:marTop w:val="0"/>
      <w:marBottom w:val="0"/>
      <w:divBdr>
        <w:top w:val="none" w:sz="0" w:space="0" w:color="auto"/>
        <w:left w:val="none" w:sz="0" w:space="0" w:color="auto"/>
        <w:bottom w:val="none" w:sz="0" w:space="0" w:color="auto"/>
        <w:right w:val="none" w:sz="0" w:space="0" w:color="auto"/>
      </w:divBdr>
    </w:div>
    <w:div w:id="1523788699">
      <w:bodyDiv w:val="1"/>
      <w:marLeft w:val="0"/>
      <w:marRight w:val="0"/>
      <w:marTop w:val="0"/>
      <w:marBottom w:val="0"/>
      <w:divBdr>
        <w:top w:val="none" w:sz="0" w:space="0" w:color="auto"/>
        <w:left w:val="none" w:sz="0" w:space="0" w:color="auto"/>
        <w:bottom w:val="none" w:sz="0" w:space="0" w:color="auto"/>
        <w:right w:val="none" w:sz="0" w:space="0" w:color="auto"/>
      </w:divBdr>
    </w:div>
    <w:div w:id="1525483761">
      <w:bodyDiv w:val="1"/>
      <w:marLeft w:val="0"/>
      <w:marRight w:val="0"/>
      <w:marTop w:val="0"/>
      <w:marBottom w:val="0"/>
      <w:divBdr>
        <w:top w:val="none" w:sz="0" w:space="0" w:color="auto"/>
        <w:left w:val="none" w:sz="0" w:space="0" w:color="auto"/>
        <w:bottom w:val="none" w:sz="0" w:space="0" w:color="auto"/>
        <w:right w:val="none" w:sz="0" w:space="0" w:color="auto"/>
      </w:divBdr>
    </w:div>
    <w:div w:id="1529753230">
      <w:bodyDiv w:val="1"/>
      <w:marLeft w:val="0"/>
      <w:marRight w:val="0"/>
      <w:marTop w:val="0"/>
      <w:marBottom w:val="0"/>
      <w:divBdr>
        <w:top w:val="none" w:sz="0" w:space="0" w:color="auto"/>
        <w:left w:val="none" w:sz="0" w:space="0" w:color="auto"/>
        <w:bottom w:val="none" w:sz="0" w:space="0" w:color="auto"/>
        <w:right w:val="none" w:sz="0" w:space="0" w:color="auto"/>
      </w:divBdr>
    </w:div>
    <w:div w:id="1530996432">
      <w:bodyDiv w:val="1"/>
      <w:marLeft w:val="0"/>
      <w:marRight w:val="0"/>
      <w:marTop w:val="0"/>
      <w:marBottom w:val="0"/>
      <w:divBdr>
        <w:top w:val="none" w:sz="0" w:space="0" w:color="auto"/>
        <w:left w:val="none" w:sz="0" w:space="0" w:color="auto"/>
        <w:bottom w:val="none" w:sz="0" w:space="0" w:color="auto"/>
        <w:right w:val="none" w:sz="0" w:space="0" w:color="auto"/>
      </w:divBdr>
    </w:div>
    <w:div w:id="1551306240">
      <w:bodyDiv w:val="1"/>
      <w:marLeft w:val="0"/>
      <w:marRight w:val="0"/>
      <w:marTop w:val="0"/>
      <w:marBottom w:val="0"/>
      <w:divBdr>
        <w:top w:val="none" w:sz="0" w:space="0" w:color="auto"/>
        <w:left w:val="none" w:sz="0" w:space="0" w:color="auto"/>
        <w:bottom w:val="none" w:sz="0" w:space="0" w:color="auto"/>
        <w:right w:val="none" w:sz="0" w:space="0" w:color="auto"/>
      </w:divBdr>
    </w:div>
    <w:div w:id="1561941544">
      <w:bodyDiv w:val="1"/>
      <w:marLeft w:val="0"/>
      <w:marRight w:val="0"/>
      <w:marTop w:val="0"/>
      <w:marBottom w:val="0"/>
      <w:divBdr>
        <w:top w:val="none" w:sz="0" w:space="0" w:color="auto"/>
        <w:left w:val="none" w:sz="0" w:space="0" w:color="auto"/>
        <w:bottom w:val="none" w:sz="0" w:space="0" w:color="auto"/>
        <w:right w:val="none" w:sz="0" w:space="0" w:color="auto"/>
      </w:divBdr>
    </w:div>
    <w:div w:id="1572499622">
      <w:bodyDiv w:val="1"/>
      <w:marLeft w:val="0"/>
      <w:marRight w:val="0"/>
      <w:marTop w:val="0"/>
      <w:marBottom w:val="0"/>
      <w:divBdr>
        <w:top w:val="none" w:sz="0" w:space="0" w:color="auto"/>
        <w:left w:val="none" w:sz="0" w:space="0" w:color="auto"/>
        <w:bottom w:val="none" w:sz="0" w:space="0" w:color="auto"/>
        <w:right w:val="none" w:sz="0" w:space="0" w:color="auto"/>
      </w:divBdr>
    </w:div>
    <w:div w:id="1596329245">
      <w:bodyDiv w:val="1"/>
      <w:marLeft w:val="0"/>
      <w:marRight w:val="0"/>
      <w:marTop w:val="0"/>
      <w:marBottom w:val="0"/>
      <w:divBdr>
        <w:top w:val="none" w:sz="0" w:space="0" w:color="auto"/>
        <w:left w:val="none" w:sz="0" w:space="0" w:color="auto"/>
        <w:bottom w:val="none" w:sz="0" w:space="0" w:color="auto"/>
        <w:right w:val="none" w:sz="0" w:space="0" w:color="auto"/>
      </w:divBdr>
    </w:div>
    <w:div w:id="1609656588">
      <w:bodyDiv w:val="1"/>
      <w:marLeft w:val="0"/>
      <w:marRight w:val="0"/>
      <w:marTop w:val="0"/>
      <w:marBottom w:val="0"/>
      <w:divBdr>
        <w:top w:val="none" w:sz="0" w:space="0" w:color="auto"/>
        <w:left w:val="none" w:sz="0" w:space="0" w:color="auto"/>
        <w:bottom w:val="none" w:sz="0" w:space="0" w:color="auto"/>
        <w:right w:val="none" w:sz="0" w:space="0" w:color="auto"/>
      </w:divBdr>
    </w:div>
    <w:div w:id="1616593777">
      <w:bodyDiv w:val="1"/>
      <w:marLeft w:val="0"/>
      <w:marRight w:val="0"/>
      <w:marTop w:val="0"/>
      <w:marBottom w:val="0"/>
      <w:divBdr>
        <w:top w:val="none" w:sz="0" w:space="0" w:color="auto"/>
        <w:left w:val="none" w:sz="0" w:space="0" w:color="auto"/>
        <w:bottom w:val="none" w:sz="0" w:space="0" w:color="auto"/>
        <w:right w:val="none" w:sz="0" w:space="0" w:color="auto"/>
      </w:divBdr>
    </w:div>
    <w:div w:id="1636525174">
      <w:bodyDiv w:val="1"/>
      <w:marLeft w:val="0"/>
      <w:marRight w:val="0"/>
      <w:marTop w:val="0"/>
      <w:marBottom w:val="0"/>
      <w:divBdr>
        <w:top w:val="none" w:sz="0" w:space="0" w:color="auto"/>
        <w:left w:val="none" w:sz="0" w:space="0" w:color="auto"/>
        <w:bottom w:val="none" w:sz="0" w:space="0" w:color="auto"/>
        <w:right w:val="none" w:sz="0" w:space="0" w:color="auto"/>
      </w:divBdr>
    </w:div>
    <w:div w:id="1664315457">
      <w:bodyDiv w:val="1"/>
      <w:marLeft w:val="0"/>
      <w:marRight w:val="0"/>
      <w:marTop w:val="0"/>
      <w:marBottom w:val="0"/>
      <w:divBdr>
        <w:top w:val="none" w:sz="0" w:space="0" w:color="auto"/>
        <w:left w:val="none" w:sz="0" w:space="0" w:color="auto"/>
        <w:bottom w:val="none" w:sz="0" w:space="0" w:color="auto"/>
        <w:right w:val="none" w:sz="0" w:space="0" w:color="auto"/>
      </w:divBdr>
    </w:div>
    <w:div w:id="1685665800">
      <w:bodyDiv w:val="1"/>
      <w:marLeft w:val="0"/>
      <w:marRight w:val="0"/>
      <w:marTop w:val="0"/>
      <w:marBottom w:val="0"/>
      <w:divBdr>
        <w:top w:val="none" w:sz="0" w:space="0" w:color="auto"/>
        <w:left w:val="none" w:sz="0" w:space="0" w:color="auto"/>
        <w:bottom w:val="none" w:sz="0" w:space="0" w:color="auto"/>
        <w:right w:val="none" w:sz="0" w:space="0" w:color="auto"/>
      </w:divBdr>
    </w:div>
    <w:div w:id="1690176960">
      <w:bodyDiv w:val="1"/>
      <w:marLeft w:val="0"/>
      <w:marRight w:val="0"/>
      <w:marTop w:val="0"/>
      <w:marBottom w:val="0"/>
      <w:divBdr>
        <w:top w:val="none" w:sz="0" w:space="0" w:color="auto"/>
        <w:left w:val="none" w:sz="0" w:space="0" w:color="auto"/>
        <w:bottom w:val="none" w:sz="0" w:space="0" w:color="auto"/>
        <w:right w:val="none" w:sz="0" w:space="0" w:color="auto"/>
      </w:divBdr>
    </w:div>
    <w:div w:id="1692947750">
      <w:bodyDiv w:val="1"/>
      <w:marLeft w:val="0"/>
      <w:marRight w:val="0"/>
      <w:marTop w:val="0"/>
      <w:marBottom w:val="0"/>
      <w:divBdr>
        <w:top w:val="none" w:sz="0" w:space="0" w:color="auto"/>
        <w:left w:val="none" w:sz="0" w:space="0" w:color="auto"/>
        <w:bottom w:val="none" w:sz="0" w:space="0" w:color="auto"/>
        <w:right w:val="none" w:sz="0" w:space="0" w:color="auto"/>
      </w:divBdr>
    </w:div>
    <w:div w:id="1699964759">
      <w:bodyDiv w:val="1"/>
      <w:marLeft w:val="0"/>
      <w:marRight w:val="0"/>
      <w:marTop w:val="0"/>
      <w:marBottom w:val="0"/>
      <w:divBdr>
        <w:top w:val="none" w:sz="0" w:space="0" w:color="auto"/>
        <w:left w:val="none" w:sz="0" w:space="0" w:color="auto"/>
        <w:bottom w:val="none" w:sz="0" w:space="0" w:color="auto"/>
        <w:right w:val="none" w:sz="0" w:space="0" w:color="auto"/>
      </w:divBdr>
    </w:div>
    <w:div w:id="1700080830">
      <w:bodyDiv w:val="1"/>
      <w:marLeft w:val="0"/>
      <w:marRight w:val="0"/>
      <w:marTop w:val="0"/>
      <w:marBottom w:val="0"/>
      <w:divBdr>
        <w:top w:val="none" w:sz="0" w:space="0" w:color="auto"/>
        <w:left w:val="none" w:sz="0" w:space="0" w:color="auto"/>
        <w:bottom w:val="none" w:sz="0" w:space="0" w:color="auto"/>
        <w:right w:val="none" w:sz="0" w:space="0" w:color="auto"/>
      </w:divBdr>
    </w:div>
    <w:div w:id="1708678916">
      <w:bodyDiv w:val="1"/>
      <w:marLeft w:val="0"/>
      <w:marRight w:val="0"/>
      <w:marTop w:val="0"/>
      <w:marBottom w:val="0"/>
      <w:divBdr>
        <w:top w:val="none" w:sz="0" w:space="0" w:color="auto"/>
        <w:left w:val="none" w:sz="0" w:space="0" w:color="auto"/>
        <w:bottom w:val="none" w:sz="0" w:space="0" w:color="auto"/>
        <w:right w:val="none" w:sz="0" w:space="0" w:color="auto"/>
      </w:divBdr>
    </w:div>
    <w:div w:id="1713339689">
      <w:bodyDiv w:val="1"/>
      <w:marLeft w:val="0"/>
      <w:marRight w:val="0"/>
      <w:marTop w:val="0"/>
      <w:marBottom w:val="0"/>
      <w:divBdr>
        <w:top w:val="none" w:sz="0" w:space="0" w:color="auto"/>
        <w:left w:val="none" w:sz="0" w:space="0" w:color="auto"/>
        <w:bottom w:val="none" w:sz="0" w:space="0" w:color="auto"/>
        <w:right w:val="none" w:sz="0" w:space="0" w:color="auto"/>
      </w:divBdr>
    </w:div>
    <w:div w:id="1717269006">
      <w:bodyDiv w:val="1"/>
      <w:marLeft w:val="0"/>
      <w:marRight w:val="0"/>
      <w:marTop w:val="0"/>
      <w:marBottom w:val="0"/>
      <w:divBdr>
        <w:top w:val="none" w:sz="0" w:space="0" w:color="auto"/>
        <w:left w:val="none" w:sz="0" w:space="0" w:color="auto"/>
        <w:bottom w:val="none" w:sz="0" w:space="0" w:color="auto"/>
        <w:right w:val="none" w:sz="0" w:space="0" w:color="auto"/>
      </w:divBdr>
    </w:div>
    <w:div w:id="1719624778">
      <w:bodyDiv w:val="1"/>
      <w:marLeft w:val="0"/>
      <w:marRight w:val="0"/>
      <w:marTop w:val="0"/>
      <w:marBottom w:val="0"/>
      <w:divBdr>
        <w:top w:val="none" w:sz="0" w:space="0" w:color="auto"/>
        <w:left w:val="none" w:sz="0" w:space="0" w:color="auto"/>
        <w:bottom w:val="none" w:sz="0" w:space="0" w:color="auto"/>
        <w:right w:val="none" w:sz="0" w:space="0" w:color="auto"/>
      </w:divBdr>
    </w:div>
    <w:div w:id="1719940063">
      <w:bodyDiv w:val="1"/>
      <w:marLeft w:val="0"/>
      <w:marRight w:val="0"/>
      <w:marTop w:val="0"/>
      <w:marBottom w:val="0"/>
      <w:divBdr>
        <w:top w:val="none" w:sz="0" w:space="0" w:color="auto"/>
        <w:left w:val="none" w:sz="0" w:space="0" w:color="auto"/>
        <w:bottom w:val="none" w:sz="0" w:space="0" w:color="auto"/>
        <w:right w:val="none" w:sz="0" w:space="0" w:color="auto"/>
      </w:divBdr>
    </w:div>
    <w:div w:id="1720010201">
      <w:bodyDiv w:val="1"/>
      <w:marLeft w:val="0"/>
      <w:marRight w:val="0"/>
      <w:marTop w:val="0"/>
      <w:marBottom w:val="0"/>
      <w:divBdr>
        <w:top w:val="none" w:sz="0" w:space="0" w:color="auto"/>
        <w:left w:val="none" w:sz="0" w:space="0" w:color="auto"/>
        <w:bottom w:val="none" w:sz="0" w:space="0" w:color="auto"/>
        <w:right w:val="none" w:sz="0" w:space="0" w:color="auto"/>
      </w:divBdr>
    </w:div>
    <w:div w:id="1743134014">
      <w:bodyDiv w:val="1"/>
      <w:marLeft w:val="0"/>
      <w:marRight w:val="0"/>
      <w:marTop w:val="0"/>
      <w:marBottom w:val="0"/>
      <w:divBdr>
        <w:top w:val="none" w:sz="0" w:space="0" w:color="auto"/>
        <w:left w:val="none" w:sz="0" w:space="0" w:color="auto"/>
        <w:bottom w:val="none" w:sz="0" w:space="0" w:color="auto"/>
        <w:right w:val="none" w:sz="0" w:space="0" w:color="auto"/>
      </w:divBdr>
    </w:div>
    <w:div w:id="1774323467">
      <w:bodyDiv w:val="1"/>
      <w:marLeft w:val="0"/>
      <w:marRight w:val="0"/>
      <w:marTop w:val="0"/>
      <w:marBottom w:val="0"/>
      <w:divBdr>
        <w:top w:val="none" w:sz="0" w:space="0" w:color="auto"/>
        <w:left w:val="none" w:sz="0" w:space="0" w:color="auto"/>
        <w:bottom w:val="none" w:sz="0" w:space="0" w:color="auto"/>
        <w:right w:val="none" w:sz="0" w:space="0" w:color="auto"/>
      </w:divBdr>
    </w:div>
    <w:div w:id="1777018048">
      <w:bodyDiv w:val="1"/>
      <w:marLeft w:val="0"/>
      <w:marRight w:val="0"/>
      <w:marTop w:val="0"/>
      <w:marBottom w:val="0"/>
      <w:divBdr>
        <w:top w:val="none" w:sz="0" w:space="0" w:color="auto"/>
        <w:left w:val="none" w:sz="0" w:space="0" w:color="auto"/>
        <w:bottom w:val="none" w:sz="0" w:space="0" w:color="auto"/>
        <w:right w:val="none" w:sz="0" w:space="0" w:color="auto"/>
      </w:divBdr>
    </w:div>
    <w:div w:id="1797484744">
      <w:bodyDiv w:val="1"/>
      <w:marLeft w:val="0"/>
      <w:marRight w:val="0"/>
      <w:marTop w:val="0"/>
      <w:marBottom w:val="0"/>
      <w:divBdr>
        <w:top w:val="none" w:sz="0" w:space="0" w:color="auto"/>
        <w:left w:val="none" w:sz="0" w:space="0" w:color="auto"/>
        <w:bottom w:val="none" w:sz="0" w:space="0" w:color="auto"/>
        <w:right w:val="none" w:sz="0" w:space="0" w:color="auto"/>
      </w:divBdr>
    </w:div>
    <w:div w:id="1829789011">
      <w:bodyDiv w:val="1"/>
      <w:marLeft w:val="0"/>
      <w:marRight w:val="0"/>
      <w:marTop w:val="0"/>
      <w:marBottom w:val="0"/>
      <w:divBdr>
        <w:top w:val="none" w:sz="0" w:space="0" w:color="auto"/>
        <w:left w:val="none" w:sz="0" w:space="0" w:color="auto"/>
        <w:bottom w:val="none" w:sz="0" w:space="0" w:color="auto"/>
        <w:right w:val="none" w:sz="0" w:space="0" w:color="auto"/>
      </w:divBdr>
    </w:div>
    <w:div w:id="1848205013">
      <w:bodyDiv w:val="1"/>
      <w:marLeft w:val="0"/>
      <w:marRight w:val="0"/>
      <w:marTop w:val="0"/>
      <w:marBottom w:val="0"/>
      <w:divBdr>
        <w:top w:val="none" w:sz="0" w:space="0" w:color="auto"/>
        <w:left w:val="none" w:sz="0" w:space="0" w:color="auto"/>
        <w:bottom w:val="none" w:sz="0" w:space="0" w:color="auto"/>
        <w:right w:val="none" w:sz="0" w:space="0" w:color="auto"/>
      </w:divBdr>
    </w:div>
    <w:div w:id="1852908398">
      <w:bodyDiv w:val="1"/>
      <w:marLeft w:val="0"/>
      <w:marRight w:val="0"/>
      <w:marTop w:val="0"/>
      <w:marBottom w:val="0"/>
      <w:divBdr>
        <w:top w:val="none" w:sz="0" w:space="0" w:color="auto"/>
        <w:left w:val="none" w:sz="0" w:space="0" w:color="auto"/>
        <w:bottom w:val="none" w:sz="0" w:space="0" w:color="auto"/>
        <w:right w:val="none" w:sz="0" w:space="0" w:color="auto"/>
      </w:divBdr>
    </w:div>
    <w:div w:id="1875117009">
      <w:bodyDiv w:val="1"/>
      <w:marLeft w:val="0"/>
      <w:marRight w:val="0"/>
      <w:marTop w:val="0"/>
      <w:marBottom w:val="0"/>
      <w:divBdr>
        <w:top w:val="none" w:sz="0" w:space="0" w:color="auto"/>
        <w:left w:val="none" w:sz="0" w:space="0" w:color="auto"/>
        <w:bottom w:val="none" w:sz="0" w:space="0" w:color="auto"/>
        <w:right w:val="none" w:sz="0" w:space="0" w:color="auto"/>
      </w:divBdr>
    </w:div>
    <w:div w:id="1906333083">
      <w:bodyDiv w:val="1"/>
      <w:marLeft w:val="0"/>
      <w:marRight w:val="0"/>
      <w:marTop w:val="0"/>
      <w:marBottom w:val="0"/>
      <w:divBdr>
        <w:top w:val="none" w:sz="0" w:space="0" w:color="auto"/>
        <w:left w:val="none" w:sz="0" w:space="0" w:color="auto"/>
        <w:bottom w:val="none" w:sz="0" w:space="0" w:color="auto"/>
        <w:right w:val="none" w:sz="0" w:space="0" w:color="auto"/>
      </w:divBdr>
    </w:div>
    <w:div w:id="1922987882">
      <w:bodyDiv w:val="1"/>
      <w:marLeft w:val="0"/>
      <w:marRight w:val="0"/>
      <w:marTop w:val="0"/>
      <w:marBottom w:val="0"/>
      <w:divBdr>
        <w:top w:val="none" w:sz="0" w:space="0" w:color="auto"/>
        <w:left w:val="none" w:sz="0" w:space="0" w:color="auto"/>
        <w:bottom w:val="none" w:sz="0" w:space="0" w:color="auto"/>
        <w:right w:val="none" w:sz="0" w:space="0" w:color="auto"/>
      </w:divBdr>
    </w:div>
    <w:div w:id="1924336138">
      <w:bodyDiv w:val="1"/>
      <w:marLeft w:val="0"/>
      <w:marRight w:val="0"/>
      <w:marTop w:val="0"/>
      <w:marBottom w:val="0"/>
      <w:divBdr>
        <w:top w:val="none" w:sz="0" w:space="0" w:color="auto"/>
        <w:left w:val="none" w:sz="0" w:space="0" w:color="auto"/>
        <w:bottom w:val="none" w:sz="0" w:space="0" w:color="auto"/>
        <w:right w:val="none" w:sz="0" w:space="0" w:color="auto"/>
      </w:divBdr>
    </w:div>
    <w:div w:id="1931113815">
      <w:bodyDiv w:val="1"/>
      <w:marLeft w:val="0"/>
      <w:marRight w:val="0"/>
      <w:marTop w:val="0"/>
      <w:marBottom w:val="0"/>
      <w:divBdr>
        <w:top w:val="none" w:sz="0" w:space="0" w:color="auto"/>
        <w:left w:val="none" w:sz="0" w:space="0" w:color="auto"/>
        <w:bottom w:val="none" w:sz="0" w:space="0" w:color="auto"/>
        <w:right w:val="none" w:sz="0" w:space="0" w:color="auto"/>
      </w:divBdr>
    </w:div>
    <w:div w:id="1939634011">
      <w:bodyDiv w:val="1"/>
      <w:marLeft w:val="0"/>
      <w:marRight w:val="0"/>
      <w:marTop w:val="0"/>
      <w:marBottom w:val="0"/>
      <w:divBdr>
        <w:top w:val="none" w:sz="0" w:space="0" w:color="auto"/>
        <w:left w:val="none" w:sz="0" w:space="0" w:color="auto"/>
        <w:bottom w:val="none" w:sz="0" w:space="0" w:color="auto"/>
        <w:right w:val="none" w:sz="0" w:space="0" w:color="auto"/>
      </w:divBdr>
    </w:div>
    <w:div w:id="1941376851">
      <w:bodyDiv w:val="1"/>
      <w:marLeft w:val="0"/>
      <w:marRight w:val="0"/>
      <w:marTop w:val="0"/>
      <w:marBottom w:val="0"/>
      <w:divBdr>
        <w:top w:val="none" w:sz="0" w:space="0" w:color="auto"/>
        <w:left w:val="none" w:sz="0" w:space="0" w:color="auto"/>
        <w:bottom w:val="none" w:sz="0" w:space="0" w:color="auto"/>
        <w:right w:val="none" w:sz="0" w:space="0" w:color="auto"/>
      </w:divBdr>
      <w:divsChild>
        <w:div w:id="961227108">
          <w:marLeft w:val="0"/>
          <w:marRight w:val="0"/>
          <w:marTop w:val="0"/>
          <w:marBottom w:val="0"/>
          <w:divBdr>
            <w:top w:val="none" w:sz="0" w:space="0" w:color="auto"/>
            <w:left w:val="none" w:sz="0" w:space="0" w:color="auto"/>
            <w:bottom w:val="none" w:sz="0" w:space="0" w:color="auto"/>
            <w:right w:val="none" w:sz="0" w:space="0" w:color="auto"/>
          </w:divBdr>
          <w:divsChild>
            <w:div w:id="283999688">
              <w:marLeft w:val="0"/>
              <w:marRight w:val="0"/>
              <w:marTop w:val="0"/>
              <w:marBottom w:val="0"/>
              <w:divBdr>
                <w:top w:val="none" w:sz="0" w:space="0" w:color="auto"/>
                <w:left w:val="none" w:sz="0" w:space="0" w:color="auto"/>
                <w:bottom w:val="none" w:sz="0" w:space="0" w:color="auto"/>
                <w:right w:val="none" w:sz="0" w:space="0" w:color="auto"/>
              </w:divBdr>
            </w:div>
            <w:div w:id="524488185">
              <w:marLeft w:val="0"/>
              <w:marRight w:val="0"/>
              <w:marTop w:val="0"/>
              <w:marBottom w:val="0"/>
              <w:divBdr>
                <w:top w:val="none" w:sz="0" w:space="0" w:color="auto"/>
                <w:left w:val="none" w:sz="0" w:space="0" w:color="auto"/>
                <w:bottom w:val="none" w:sz="0" w:space="0" w:color="auto"/>
                <w:right w:val="none" w:sz="0" w:space="0" w:color="auto"/>
              </w:divBdr>
            </w:div>
            <w:div w:id="543641778">
              <w:marLeft w:val="0"/>
              <w:marRight w:val="0"/>
              <w:marTop w:val="0"/>
              <w:marBottom w:val="0"/>
              <w:divBdr>
                <w:top w:val="none" w:sz="0" w:space="0" w:color="auto"/>
                <w:left w:val="none" w:sz="0" w:space="0" w:color="auto"/>
                <w:bottom w:val="none" w:sz="0" w:space="0" w:color="auto"/>
                <w:right w:val="none" w:sz="0" w:space="0" w:color="auto"/>
              </w:divBdr>
            </w:div>
            <w:div w:id="1818457009">
              <w:marLeft w:val="0"/>
              <w:marRight w:val="0"/>
              <w:marTop w:val="0"/>
              <w:marBottom w:val="0"/>
              <w:divBdr>
                <w:top w:val="none" w:sz="0" w:space="0" w:color="auto"/>
                <w:left w:val="none" w:sz="0" w:space="0" w:color="auto"/>
                <w:bottom w:val="none" w:sz="0" w:space="0" w:color="auto"/>
                <w:right w:val="none" w:sz="0" w:space="0" w:color="auto"/>
              </w:divBdr>
            </w:div>
            <w:div w:id="144393763">
              <w:marLeft w:val="0"/>
              <w:marRight w:val="0"/>
              <w:marTop w:val="0"/>
              <w:marBottom w:val="0"/>
              <w:divBdr>
                <w:top w:val="none" w:sz="0" w:space="0" w:color="auto"/>
                <w:left w:val="none" w:sz="0" w:space="0" w:color="auto"/>
                <w:bottom w:val="none" w:sz="0" w:space="0" w:color="auto"/>
                <w:right w:val="none" w:sz="0" w:space="0" w:color="auto"/>
              </w:divBdr>
            </w:div>
            <w:div w:id="994802575">
              <w:marLeft w:val="0"/>
              <w:marRight w:val="0"/>
              <w:marTop w:val="0"/>
              <w:marBottom w:val="0"/>
              <w:divBdr>
                <w:top w:val="none" w:sz="0" w:space="0" w:color="auto"/>
                <w:left w:val="none" w:sz="0" w:space="0" w:color="auto"/>
                <w:bottom w:val="none" w:sz="0" w:space="0" w:color="auto"/>
                <w:right w:val="none" w:sz="0" w:space="0" w:color="auto"/>
              </w:divBdr>
            </w:div>
            <w:div w:id="1254585060">
              <w:marLeft w:val="0"/>
              <w:marRight w:val="0"/>
              <w:marTop w:val="0"/>
              <w:marBottom w:val="0"/>
              <w:divBdr>
                <w:top w:val="none" w:sz="0" w:space="0" w:color="auto"/>
                <w:left w:val="none" w:sz="0" w:space="0" w:color="auto"/>
                <w:bottom w:val="none" w:sz="0" w:space="0" w:color="auto"/>
                <w:right w:val="none" w:sz="0" w:space="0" w:color="auto"/>
              </w:divBdr>
            </w:div>
            <w:div w:id="821969380">
              <w:marLeft w:val="0"/>
              <w:marRight w:val="0"/>
              <w:marTop w:val="0"/>
              <w:marBottom w:val="0"/>
              <w:divBdr>
                <w:top w:val="none" w:sz="0" w:space="0" w:color="auto"/>
                <w:left w:val="none" w:sz="0" w:space="0" w:color="auto"/>
                <w:bottom w:val="none" w:sz="0" w:space="0" w:color="auto"/>
                <w:right w:val="none" w:sz="0" w:space="0" w:color="auto"/>
              </w:divBdr>
            </w:div>
            <w:div w:id="139801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04818">
      <w:bodyDiv w:val="1"/>
      <w:marLeft w:val="0"/>
      <w:marRight w:val="0"/>
      <w:marTop w:val="0"/>
      <w:marBottom w:val="0"/>
      <w:divBdr>
        <w:top w:val="none" w:sz="0" w:space="0" w:color="auto"/>
        <w:left w:val="none" w:sz="0" w:space="0" w:color="auto"/>
        <w:bottom w:val="none" w:sz="0" w:space="0" w:color="auto"/>
        <w:right w:val="none" w:sz="0" w:space="0" w:color="auto"/>
      </w:divBdr>
    </w:div>
    <w:div w:id="1946767719">
      <w:bodyDiv w:val="1"/>
      <w:marLeft w:val="0"/>
      <w:marRight w:val="0"/>
      <w:marTop w:val="0"/>
      <w:marBottom w:val="0"/>
      <w:divBdr>
        <w:top w:val="none" w:sz="0" w:space="0" w:color="auto"/>
        <w:left w:val="none" w:sz="0" w:space="0" w:color="auto"/>
        <w:bottom w:val="none" w:sz="0" w:space="0" w:color="auto"/>
        <w:right w:val="none" w:sz="0" w:space="0" w:color="auto"/>
      </w:divBdr>
    </w:div>
    <w:div w:id="1949194926">
      <w:bodyDiv w:val="1"/>
      <w:marLeft w:val="0"/>
      <w:marRight w:val="0"/>
      <w:marTop w:val="0"/>
      <w:marBottom w:val="0"/>
      <w:divBdr>
        <w:top w:val="none" w:sz="0" w:space="0" w:color="auto"/>
        <w:left w:val="none" w:sz="0" w:space="0" w:color="auto"/>
        <w:bottom w:val="none" w:sz="0" w:space="0" w:color="auto"/>
        <w:right w:val="none" w:sz="0" w:space="0" w:color="auto"/>
      </w:divBdr>
    </w:div>
    <w:div w:id="1953004253">
      <w:bodyDiv w:val="1"/>
      <w:marLeft w:val="0"/>
      <w:marRight w:val="0"/>
      <w:marTop w:val="0"/>
      <w:marBottom w:val="0"/>
      <w:divBdr>
        <w:top w:val="none" w:sz="0" w:space="0" w:color="auto"/>
        <w:left w:val="none" w:sz="0" w:space="0" w:color="auto"/>
        <w:bottom w:val="none" w:sz="0" w:space="0" w:color="auto"/>
        <w:right w:val="none" w:sz="0" w:space="0" w:color="auto"/>
      </w:divBdr>
    </w:div>
    <w:div w:id="1969891595">
      <w:bodyDiv w:val="1"/>
      <w:marLeft w:val="0"/>
      <w:marRight w:val="0"/>
      <w:marTop w:val="0"/>
      <w:marBottom w:val="0"/>
      <w:divBdr>
        <w:top w:val="none" w:sz="0" w:space="0" w:color="auto"/>
        <w:left w:val="none" w:sz="0" w:space="0" w:color="auto"/>
        <w:bottom w:val="none" w:sz="0" w:space="0" w:color="auto"/>
        <w:right w:val="none" w:sz="0" w:space="0" w:color="auto"/>
      </w:divBdr>
    </w:div>
    <w:div w:id="1972518044">
      <w:bodyDiv w:val="1"/>
      <w:marLeft w:val="0"/>
      <w:marRight w:val="0"/>
      <w:marTop w:val="0"/>
      <w:marBottom w:val="0"/>
      <w:divBdr>
        <w:top w:val="none" w:sz="0" w:space="0" w:color="auto"/>
        <w:left w:val="none" w:sz="0" w:space="0" w:color="auto"/>
        <w:bottom w:val="none" w:sz="0" w:space="0" w:color="auto"/>
        <w:right w:val="none" w:sz="0" w:space="0" w:color="auto"/>
      </w:divBdr>
    </w:div>
    <w:div w:id="1983609160">
      <w:bodyDiv w:val="1"/>
      <w:marLeft w:val="0"/>
      <w:marRight w:val="0"/>
      <w:marTop w:val="0"/>
      <w:marBottom w:val="0"/>
      <w:divBdr>
        <w:top w:val="none" w:sz="0" w:space="0" w:color="auto"/>
        <w:left w:val="none" w:sz="0" w:space="0" w:color="auto"/>
        <w:bottom w:val="none" w:sz="0" w:space="0" w:color="auto"/>
        <w:right w:val="none" w:sz="0" w:space="0" w:color="auto"/>
      </w:divBdr>
    </w:div>
    <w:div w:id="1994022237">
      <w:bodyDiv w:val="1"/>
      <w:marLeft w:val="0"/>
      <w:marRight w:val="0"/>
      <w:marTop w:val="0"/>
      <w:marBottom w:val="0"/>
      <w:divBdr>
        <w:top w:val="none" w:sz="0" w:space="0" w:color="auto"/>
        <w:left w:val="none" w:sz="0" w:space="0" w:color="auto"/>
        <w:bottom w:val="none" w:sz="0" w:space="0" w:color="auto"/>
        <w:right w:val="none" w:sz="0" w:space="0" w:color="auto"/>
      </w:divBdr>
    </w:div>
    <w:div w:id="2011373747">
      <w:bodyDiv w:val="1"/>
      <w:marLeft w:val="0"/>
      <w:marRight w:val="0"/>
      <w:marTop w:val="0"/>
      <w:marBottom w:val="0"/>
      <w:divBdr>
        <w:top w:val="none" w:sz="0" w:space="0" w:color="auto"/>
        <w:left w:val="none" w:sz="0" w:space="0" w:color="auto"/>
        <w:bottom w:val="none" w:sz="0" w:space="0" w:color="auto"/>
        <w:right w:val="none" w:sz="0" w:space="0" w:color="auto"/>
      </w:divBdr>
    </w:div>
    <w:div w:id="2013797324">
      <w:bodyDiv w:val="1"/>
      <w:marLeft w:val="0"/>
      <w:marRight w:val="0"/>
      <w:marTop w:val="0"/>
      <w:marBottom w:val="0"/>
      <w:divBdr>
        <w:top w:val="none" w:sz="0" w:space="0" w:color="auto"/>
        <w:left w:val="none" w:sz="0" w:space="0" w:color="auto"/>
        <w:bottom w:val="none" w:sz="0" w:space="0" w:color="auto"/>
        <w:right w:val="none" w:sz="0" w:space="0" w:color="auto"/>
      </w:divBdr>
    </w:div>
    <w:div w:id="2030448016">
      <w:bodyDiv w:val="1"/>
      <w:marLeft w:val="0"/>
      <w:marRight w:val="0"/>
      <w:marTop w:val="0"/>
      <w:marBottom w:val="0"/>
      <w:divBdr>
        <w:top w:val="none" w:sz="0" w:space="0" w:color="auto"/>
        <w:left w:val="none" w:sz="0" w:space="0" w:color="auto"/>
        <w:bottom w:val="none" w:sz="0" w:space="0" w:color="auto"/>
        <w:right w:val="none" w:sz="0" w:space="0" w:color="auto"/>
      </w:divBdr>
    </w:div>
    <w:div w:id="2035961694">
      <w:bodyDiv w:val="1"/>
      <w:marLeft w:val="0"/>
      <w:marRight w:val="0"/>
      <w:marTop w:val="0"/>
      <w:marBottom w:val="0"/>
      <w:divBdr>
        <w:top w:val="none" w:sz="0" w:space="0" w:color="auto"/>
        <w:left w:val="none" w:sz="0" w:space="0" w:color="auto"/>
        <w:bottom w:val="none" w:sz="0" w:space="0" w:color="auto"/>
        <w:right w:val="none" w:sz="0" w:space="0" w:color="auto"/>
      </w:divBdr>
    </w:div>
    <w:div w:id="2036802702">
      <w:bodyDiv w:val="1"/>
      <w:marLeft w:val="0"/>
      <w:marRight w:val="0"/>
      <w:marTop w:val="0"/>
      <w:marBottom w:val="0"/>
      <w:divBdr>
        <w:top w:val="none" w:sz="0" w:space="0" w:color="auto"/>
        <w:left w:val="none" w:sz="0" w:space="0" w:color="auto"/>
        <w:bottom w:val="none" w:sz="0" w:space="0" w:color="auto"/>
        <w:right w:val="none" w:sz="0" w:space="0" w:color="auto"/>
      </w:divBdr>
    </w:div>
    <w:div w:id="2041977871">
      <w:bodyDiv w:val="1"/>
      <w:marLeft w:val="0"/>
      <w:marRight w:val="0"/>
      <w:marTop w:val="0"/>
      <w:marBottom w:val="0"/>
      <w:divBdr>
        <w:top w:val="none" w:sz="0" w:space="0" w:color="auto"/>
        <w:left w:val="none" w:sz="0" w:space="0" w:color="auto"/>
        <w:bottom w:val="none" w:sz="0" w:space="0" w:color="auto"/>
        <w:right w:val="none" w:sz="0" w:space="0" w:color="auto"/>
      </w:divBdr>
    </w:div>
    <w:div w:id="2047024052">
      <w:bodyDiv w:val="1"/>
      <w:marLeft w:val="0"/>
      <w:marRight w:val="0"/>
      <w:marTop w:val="0"/>
      <w:marBottom w:val="0"/>
      <w:divBdr>
        <w:top w:val="none" w:sz="0" w:space="0" w:color="auto"/>
        <w:left w:val="none" w:sz="0" w:space="0" w:color="auto"/>
        <w:bottom w:val="none" w:sz="0" w:space="0" w:color="auto"/>
        <w:right w:val="none" w:sz="0" w:space="0" w:color="auto"/>
      </w:divBdr>
    </w:div>
    <w:div w:id="2073963408">
      <w:bodyDiv w:val="1"/>
      <w:marLeft w:val="0"/>
      <w:marRight w:val="0"/>
      <w:marTop w:val="0"/>
      <w:marBottom w:val="0"/>
      <w:divBdr>
        <w:top w:val="none" w:sz="0" w:space="0" w:color="auto"/>
        <w:left w:val="none" w:sz="0" w:space="0" w:color="auto"/>
        <w:bottom w:val="none" w:sz="0" w:space="0" w:color="auto"/>
        <w:right w:val="none" w:sz="0" w:space="0" w:color="auto"/>
      </w:divBdr>
    </w:div>
    <w:div w:id="2076321103">
      <w:bodyDiv w:val="1"/>
      <w:marLeft w:val="0"/>
      <w:marRight w:val="0"/>
      <w:marTop w:val="0"/>
      <w:marBottom w:val="0"/>
      <w:divBdr>
        <w:top w:val="none" w:sz="0" w:space="0" w:color="auto"/>
        <w:left w:val="none" w:sz="0" w:space="0" w:color="auto"/>
        <w:bottom w:val="none" w:sz="0" w:space="0" w:color="auto"/>
        <w:right w:val="none" w:sz="0" w:space="0" w:color="auto"/>
      </w:divBdr>
    </w:div>
    <w:div w:id="2085564613">
      <w:bodyDiv w:val="1"/>
      <w:marLeft w:val="0"/>
      <w:marRight w:val="0"/>
      <w:marTop w:val="0"/>
      <w:marBottom w:val="0"/>
      <w:divBdr>
        <w:top w:val="none" w:sz="0" w:space="0" w:color="auto"/>
        <w:left w:val="none" w:sz="0" w:space="0" w:color="auto"/>
        <w:bottom w:val="none" w:sz="0" w:space="0" w:color="auto"/>
        <w:right w:val="none" w:sz="0" w:space="0" w:color="auto"/>
      </w:divBdr>
    </w:div>
    <w:div w:id="2096782431">
      <w:bodyDiv w:val="1"/>
      <w:marLeft w:val="0"/>
      <w:marRight w:val="0"/>
      <w:marTop w:val="0"/>
      <w:marBottom w:val="0"/>
      <w:divBdr>
        <w:top w:val="none" w:sz="0" w:space="0" w:color="auto"/>
        <w:left w:val="none" w:sz="0" w:space="0" w:color="auto"/>
        <w:bottom w:val="none" w:sz="0" w:space="0" w:color="auto"/>
        <w:right w:val="none" w:sz="0" w:space="0" w:color="auto"/>
      </w:divBdr>
    </w:div>
    <w:div w:id="2124953988">
      <w:bodyDiv w:val="1"/>
      <w:marLeft w:val="0"/>
      <w:marRight w:val="0"/>
      <w:marTop w:val="0"/>
      <w:marBottom w:val="0"/>
      <w:divBdr>
        <w:top w:val="none" w:sz="0" w:space="0" w:color="auto"/>
        <w:left w:val="none" w:sz="0" w:space="0" w:color="auto"/>
        <w:bottom w:val="none" w:sz="0" w:space="0" w:color="auto"/>
        <w:right w:val="none" w:sz="0" w:space="0" w:color="auto"/>
      </w:divBdr>
    </w:div>
    <w:div w:id="2125031277">
      <w:bodyDiv w:val="1"/>
      <w:marLeft w:val="0"/>
      <w:marRight w:val="0"/>
      <w:marTop w:val="0"/>
      <w:marBottom w:val="0"/>
      <w:divBdr>
        <w:top w:val="none" w:sz="0" w:space="0" w:color="auto"/>
        <w:left w:val="none" w:sz="0" w:space="0" w:color="auto"/>
        <w:bottom w:val="none" w:sz="0" w:space="0" w:color="auto"/>
        <w:right w:val="none" w:sz="0" w:space="0" w:color="auto"/>
      </w:divBdr>
    </w:div>
    <w:div w:id="2130272300">
      <w:bodyDiv w:val="1"/>
      <w:marLeft w:val="0"/>
      <w:marRight w:val="0"/>
      <w:marTop w:val="0"/>
      <w:marBottom w:val="0"/>
      <w:divBdr>
        <w:top w:val="none" w:sz="0" w:space="0" w:color="auto"/>
        <w:left w:val="none" w:sz="0" w:space="0" w:color="auto"/>
        <w:bottom w:val="none" w:sz="0" w:space="0" w:color="auto"/>
        <w:right w:val="none" w:sz="0" w:space="0" w:color="auto"/>
      </w:divBdr>
    </w:div>
    <w:div w:id="2133090353">
      <w:bodyDiv w:val="1"/>
      <w:marLeft w:val="0"/>
      <w:marRight w:val="0"/>
      <w:marTop w:val="0"/>
      <w:marBottom w:val="0"/>
      <w:divBdr>
        <w:top w:val="none" w:sz="0" w:space="0" w:color="auto"/>
        <w:left w:val="none" w:sz="0" w:space="0" w:color="auto"/>
        <w:bottom w:val="none" w:sz="0" w:space="0" w:color="auto"/>
        <w:right w:val="none" w:sz="0" w:space="0" w:color="auto"/>
      </w:divBdr>
    </w:div>
    <w:div w:id="2135252335">
      <w:bodyDiv w:val="1"/>
      <w:marLeft w:val="0"/>
      <w:marRight w:val="0"/>
      <w:marTop w:val="0"/>
      <w:marBottom w:val="0"/>
      <w:divBdr>
        <w:top w:val="none" w:sz="0" w:space="0" w:color="auto"/>
        <w:left w:val="none" w:sz="0" w:space="0" w:color="auto"/>
        <w:bottom w:val="none" w:sz="0" w:space="0" w:color="auto"/>
        <w:right w:val="none" w:sz="0" w:space="0" w:color="auto"/>
      </w:divBdr>
    </w:div>
    <w:div w:id="2140297199">
      <w:bodyDiv w:val="1"/>
      <w:marLeft w:val="0"/>
      <w:marRight w:val="0"/>
      <w:marTop w:val="0"/>
      <w:marBottom w:val="0"/>
      <w:divBdr>
        <w:top w:val="none" w:sz="0" w:space="0" w:color="auto"/>
        <w:left w:val="none" w:sz="0" w:space="0" w:color="auto"/>
        <w:bottom w:val="none" w:sz="0" w:space="0" w:color="auto"/>
        <w:right w:val="none" w:sz="0" w:space="0" w:color="auto"/>
      </w:divBdr>
    </w:div>
    <w:div w:id="21420700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FeobUjBdQ7WvCLsImSafMwyc8Q==">CgMxLjA4AHIhMVRBSEpOV2IzWlhuaGc4dkZpN2s5QXJSLWU2cUx6UWFf</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05BD75A-13EB-4354-BBF7-E86F42CC5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21691</TotalTime>
  <Pages>31</Pages>
  <Words>4094</Words>
  <Characters>23341</Characters>
  <Application>Microsoft Office Word</Application>
  <DocSecurity>0</DocSecurity>
  <Lines>194</Lines>
  <Paragraphs>54</Paragraphs>
  <ScaleCrop>false</ScaleCrop>
  <Company/>
  <LinksUpToDate>false</LinksUpToDate>
  <CharactersWithSpaces>27381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shivani tiwari</cp:lastModifiedBy>
  <cp:revision>944</cp:revision>
  <dcterms:created xsi:type="dcterms:W3CDTF">2024-12-09T10:56:00Z</dcterms:created>
  <dcterms:modified xsi:type="dcterms:W3CDTF">2025-03-01T06:11:00Z</dcterms:modified>
</cp:coreProperties>
</file>